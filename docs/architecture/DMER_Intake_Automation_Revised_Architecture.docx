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461D" w14:textId="77777777" w:rsidR="00FB4191" w:rsidRDefault="00000000">
      <w:pPr>
        <w:spacing w:before="2600"/>
        <w:jc w:val="center"/>
      </w:pPr>
      <w:r>
        <w:rPr>
          <w:color w:val="5A6470"/>
          <w:sz w:val="24"/>
          <w:szCs w:val="24"/>
        </w:rPr>
        <w:t>RoadSafetyBC  ·  Driver Medical Review</w:t>
      </w:r>
    </w:p>
    <w:p w14:paraId="0AD4B38F" w14:textId="77777777" w:rsidR="00FB4191" w:rsidRDefault="00000000">
      <w:pPr>
        <w:spacing w:before="200"/>
        <w:jc w:val="center"/>
      </w:pPr>
      <w:r>
        <w:rPr>
          <w:b/>
          <w:bCs/>
          <w:color w:val="1F4E79"/>
          <w:sz w:val="56"/>
          <w:szCs w:val="56"/>
        </w:rPr>
        <w:t>DMER Intake Automation</w:t>
      </w:r>
    </w:p>
    <w:p w14:paraId="1CF93371" w14:textId="77777777" w:rsidR="00FB4191" w:rsidRDefault="00000000">
      <w:pPr>
        <w:spacing w:before="120"/>
        <w:jc w:val="center"/>
      </w:pPr>
      <w:r>
        <w:rPr>
          <w:color w:val="1F4E79"/>
          <w:sz w:val="40"/>
          <w:szCs w:val="40"/>
        </w:rPr>
        <w:t>Revised Solution Architecture</w:t>
      </w:r>
    </w:p>
    <w:p w14:paraId="1F373C43" w14:textId="77777777" w:rsidR="00FB4191" w:rsidRDefault="00000000">
      <w:pPr>
        <w:spacing w:before="200" w:after="1400"/>
        <w:jc w:val="center"/>
      </w:pPr>
      <w:r>
        <w:rPr>
          <w:color w:val="5A6470"/>
          <w:sz w:val="24"/>
          <w:szCs w:val="24"/>
        </w:rPr>
        <w:t>Azure Cloud  ·  Build specification for the development team</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400"/>
        <w:gridCol w:w="6960"/>
      </w:tblGrid>
      <w:tr w:rsidR="00FB4191" w14:paraId="517DD5ED" w14:textId="77777777">
        <w:tblPrEx>
          <w:tblCellMar>
            <w:top w:w="0" w:type="dxa"/>
            <w:bottom w:w="0" w:type="dxa"/>
          </w:tblCellMar>
        </w:tblPrEx>
        <w:trPr>
          <w:cantSplit/>
        </w:trPr>
        <w:tc>
          <w:tcPr>
            <w:tcW w:w="2400" w:type="dxa"/>
            <w:tcMar>
              <w:top w:w="60" w:type="dxa"/>
              <w:left w:w="110" w:type="dxa"/>
              <w:bottom w:w="60" w:type="dxa"/>
              <w:right w:w="110" w:type="dxa"/>
            </w:tcMar>
          </w:tcPr>
          <w:p w14:paraId="250F9163" w14:textId="77777777" w:rsidR="00FB4191" w:rsidRDefault="00000000">
            <w:pPr>
              <w:spacing w:before="40" w:after="40" w:line="250" w:lineRule="auto"/>
            </w:pPr>
            <w:r>
              <w:rPr>
                <w:b/>
                <w:bCs/>
                <w:sz w:val="19"/>
                <w:szCs w:val="19"/>
              </w:rPr>
              <w:t>Version</w:t>
            </w:r>
          </w:p>
        </w:tc>
        <w:tc>
          <w:tcPr>
            <w:tcW w:w="6960" w:type="dxa"/>
            <w:tcMar>
              <w:top w:w="60" w:type="dxa"/>
              <w:left w:w="110" w:type="dxa"/>
              <w:bottom w:w="60" w:type="dxa"/>
              <w:right w:w="110" w:type="dxa"/>
            </w:tcMar>
          </w:tcPr>
          <w:p w14:paraId="61493B89" w14:textId="77777777" w:rsidR="00FB4191" w:rsidRDefault="00000000">
            <w:pPr>
              <w:spacing w:before="40" w:after="40" w:line="250" w:lineRule="auto"/>
            </w:pPr>
            <w:r>
              <w:rPr>
                <w:sz w:val="19"/>
                <w:szCs w:val="19"/>
              </w:rPr>
              <w:t>2.1 — incorporates the DMER Duplicate &amp; Case Handling business sign-off (Sep 29, 2026); supersedes 2.0</w:t>
            </w:r>
          </w:p>
        </w:tc>
      </w:tr>
      <w:tr w:rsidR="00FB4191" w14:paraId="635A6D0B" w14:textId="77777777">
        <w:tblPrEx>
          <w:tblCellMar>
            <w:top w:w="0" w:type="dxa"/>
            <w:bottom w:w="0" w:type="dxa"/>
          </w:tblCellMar>
        </w:tblPrEx>
        <w:trPr>
          <w:cantSplit/>
        </w:trPr>
        <w:tc>
          <w:tcPr>
            <w:tcW w:w="2400" w:type="dxa"/>
            <w:shd w:val="clear" w:color="auto" w:fill="EEF3F9"/>
            <w:tcMar>
              <w:top w:w="60" w:type="dxa"/>
              <w:left w:w="110" w:type="dxa"/>
              <w:bottom w:w="60" w:type="dxa"/>
              <w:right w:w="110" w:type="dxa"/>
            </w:tcMar>
          </w:tcPr>
          <w:p w14:paraId="6384D929" w14:textId="77777777" w:rsidR="00FB4191" w:rsidRDefault="00000000">
            <w:pPr>
              <w:spacing w:before="40" w:after="40" w:line="250" w:lineRule="auto"/>
            </w:pPr>
            <w:r>
              <w:rPr>
                <w:b/>
                <w:bCs/>
                <w:sz w:val="19"/>
                <w:szCs w:val="19"/>
              </w:rPr>
              <w:t>Status</w:t>
            </w:r>
          </w:p>
        </w:tc>
        <w:tc>
          <w:tcPr>
            <w:tcW w:w="6960" w:type="dxa"/>
            <w:shd w:val="clear" w:color="auto" w:fill="EEF3F9"/>
            <w:tcMar>
              <w:top w:w="60" w:type="dxa"/>
              <w:left w:w="110" w:type="dxa"/>
              <w:bottom w:w="60" w:type="dxa"/>
              <w:right w:w="110" w:type="dxa"/>
            </w:tcMar>
          </w:tcPr>
          <w:p w14:paraId="7A8BE198" w14:textId="77777777" w:rsidR="00FB4191" w:rsidRDefault="00000000">
            <w:pPr>
              <w:spacing w:before="40" w:after="40" w:line="250" w:lineRule="auto"/>
            </w:pPr>
            <w:r>
              <w:rPr>
                <w:sz w:val="19"/>
                <w:szCs w:val="19"/>
              </w:rPr>
              <w:t>Draft for development review</w:t>
            </w:r>
          </w:p>
        </w:tc>
      </w:tr>
      <w:tr w:rsidR="00FB4191" w14:paraId="1CAEDC57" w14:textId="77777777">
        <w:tblPrEx>
          <w:tblCellMar>
            <w:top w:w="0" w:type="dxa"/>
            <w:bottom w:w="0" w:type="dxa"/>
          </w:tblCellMar>
        </w:tblPrEx>
        <w:trPr>
          <w:cantSplit/>
        </w:trPr>
        <w:tc>
          <w:tcPr>
            <w:tcW w:w="2400" w:type="dxa"/>
            <w:tcMar>
              <w:top w:w="60" w:type="dxa"/>
              <w:left w:w="110" w:type="dxa"/>
              <w:bottom w:w="60" w:type="dxa"/>
              <w:right w:w="110" w:type="dxa"/>
            </w:tcMar>
          </w:tcPr>
          <w:p w14:paraId="1F161D55" w14:textId="77777777" w:rsidR="00FB4191" w:rsidRDefault="00000000">
            <w:pPr>
              <w:spacing w:before="40" w:after="40" w:line="250" w:lineRule="auto"/>
            </w:pPr>
            <w:r>
              <w:rPr>
                <w:b/>
                <w:bCs/>
                <w:sz w:val="19"/>
                <w:szCs w:val="19"/>
              </w:rPr>
              <w:t>Prepared for</w:t>
            </w:r>
          </w:p>
        </w:tc>
        <w:tc>
          <w:tcPr>
            <w:tcW w:w="6960" w:type="dxa"/>
            <w:tcMar>
              <w:top w:w="60" w:type="dxa"/>
              <w:left w:w="110" w:type="dxa"/>
              <w:bottom w:w="60" w:type="dxa"/>
              <w:right w:w="110" w:type="dxa"/>
            </w:tcMar>
          </w:tcPr>
          <w:p w14:paraId="2E7013A8" w14:textId="77777777" w:rsidR="00FB4191" w:rsidRDefault="00000000">
            <w:pPr>
              <w:spacing w:before="40" w:after="40" w:line="250" w:lineRule="auto"/>
            </w:pPr>
            <w:r>
              <w:rPr>
                <w:sz w:val="19"/>
                <w:szCs w:val="19"/>
              </w:rPr>
              <w:t>DMER Optimization and Intake Enhancement</w:t>
            </w:r>
          </w:p>
        </w:tc>
      </w:tr>
      <w:tr w:rsidR="00FB4191" w14:paraId="0E79C996" w14:textId="77777777">
        <w:tblPrEx>
          <w:tblCellMar>
            <w:top w:w="0" w:type="dxa"/>
            <w:bottom w:w="0" w:type="dxa"/>
          </w:tblCellMar>
        </w:tblPrEx>
        <w:trPr>
          <w:cantSplit/>
        </w:trPr>
        <w:tc>
          <w:tcPr>
            <w:tcW w:w="2400" w:type="dxa"/>
            <w:shd w:val="clear" w:color="auto" w:fill="EEF3F9"/>
            <w:tcMar>
              <w:top w:w="60" w:type="dxa"/>
              <w:left w:w="110" w:type="dxa"/>
              <w:bottom w:w="60" w:type="dxa"/>
              <w:right w:w="110" w:type="dxa"/>
            </w:tcMar>
          </w:tcPr>
          <w:p w14:paraId="7B47B3F1" w14:textId="77777777" w:rsidR="00FB4191" w:rsidRDefault="00000000">
            <w:pPr>
              <w:spacing w:before="40" w:after="40" w:line="250" w:lineRule="auto"/>
            </w:pPr>
            <w:r>
              <w:rPr>
                <w:b/>
                <w:bCs/>
                <w:sz w:val="19"/>
                <w:szCs w:val="19"/>
              </w:rPr>
              <w:t>Audience</w:t>
            </w:r>
          </w:p>
        </w:tc>
        <w:tc>
          <w:tcPr>
            <w:tcW w:w="6960" w:type="dxa"/>
            <w:shd w:val="clear" w:color="auto" w:fill="EEF3F9"/>
            <w:tcMar>
              <w:top w:w="60" w:type="dxa"/>
              <w:left w:w="110" w:type="dxa"/>
              <w:bottom w:w="60" w:type="dxa"/>
              <w:right w:w="110" w:type="dxa"/>
            </w:tcMar>
          </w:tcPr>
          <w:p w14:paraId="08CF298D" w14:textId="77777777" w:rsidR="00FB4191" w:rsidRDefault="00000000">
            <w:pPr>
              <w:spacing w:before="40" w:after="40" w:line="250" w:lineRule="auto"/>
            </w:pPr>
            <w:r>
              <w:rPr>
                <w:sz w:val="19"/>
                <w:szCs w:val="19"/>
              </w:rPr>
              <w:t>Development team (build spec), Client Services / Intake (open questions), Mercury platform team (integration questions)</w:t>
            </w:r>
          </w:p>
        </w:tc>
      </w:tr>
      <w:tr w:rsidR="00FB4191" w14:paraId="655D1F28" w14:textId="77777777">
        <w:tblPrEx>
          <w:tblCellMar>
            <w:top w:w="0" w:type="dxa"/>
            <w:bottom w:w="0" w:type="dxa"/>
          </w:tblCellMar>
        </w:tblPrEx>
        <w:trPr>
          <w:cantSplit/>
        </w:trPr>
        <w:tc>
          <w:tcPr>
            <w:tcW w:w="2400" w:type="dxa"/>
            <w:tcMar>
              <w:top w:w="60" w:type="dxa"/>
              <w:left w:w="110" w:type="dxa"/>
              <w:bottom w:w="60" w:type="dxa"/>
              <w:right w:w="110" w:type="dxa"/>
            </w:tcMar>
          </w:tcPr>
          <w:p w14:paraId="71373E48" w14:textId="77777777" w:rsidR="00FB4191" w:rsidRDefault="00000000">
            <w:pPr>
              <w:spacing w:before="40" w:after="40" w:line="250" w:lineRule="auto"/>
            </w:pPr>
            <w:r>
              <w:rPr>
                <w:b/>
                <w:bCs/>
                <w:sz w:val="19"/>
                <w:szCs w:val="19"/>
              </w:rPr>
              <w:t>Source of record</w:t>
            </w:r>
          </w:p>
        </w:tc>
        <w:tc>
          <w:tcPr>
            <w:tcW w:w="6960" w:type="dxa"/>
            <w:tcMar>
              <w:top w:w="60" w:type="dxa"/>
              <w:left w:w="110" w:type="dxa"/>
              <w:bottom w:w="60" w:type="dxa"/>
              <w:right w:w="110" w:type="dxa"/>
            </w:tcMar>
          </w:tcPr>
          <w:p w14:paraId="6F5D323C" w14:textId="77777777" w:rsidR="00FB4191" w:rsidRDefault="00000000">
            <w:pPr>
              <w:spacing w:before="40" w:after="40" w:line="250" w:lineRule="auto"/>
            </w:pPr>
            <w:r>
              <w:rPr>
                <w:sz w:val="19"/>
                <w:szCs w:val="19"/>
              </w:rPr>
              <w:t>Mercury / Dynamics 365 remains the system of record for documents and case management</w:t>
            </w:r>
          </w:p>
        </w:tc>
      </w:tr>
    </w:tbl>
    <w:p w14:paraId="40812902" w14:textId="77777777" w:rsidR="00FB4191" w:rsidRDefault="00000000">
      <w:r>
        <w:br w:type="page"/>
      </w:r>
    </w:p>
    <w:p w14:paraId="360F05A6" w14:textId="77777777" w:rsidR="00FB4191" w:rsidRDefault="00000000">
      <w:pPr>
        <w:pStyle w:val="Heading1"/>
        <w:spacing w:after="130"/>
      </w:pPr>
      <w:bookmarkStart w:id="0" w:name="_Toc240729573"/>
      <w:r>
        <w:lastRenderedPageBreak/>
        <w:t>Contents</w:t>
      </w:r>
      <w:bookmarkEnd w:id="0"/>
    </w:p>
    <w:p w14:paraId="79587590" w14:textId="77777777" w:rsidR="00FB4191" w:rsidRDefault="00000000">
      <w:pPr>
        <w:spacing w:after="130" w:line="276" w:lineRule="auto"/>
      </w:pPr>
      <w:r>
        <w:rPr>
          <w:i/>
          <w:iCs/>
          <w:color w:val="777777"/>
          <w:sz w:val="18"/>
          <w:szCs w:val="18"/>
        </w:rPr>
        <w:t>If the list below is blank, click in it and press F9 (or right-click and choose Update Field) to build it.</w:t>
      </w:r>
    </w:p>
    <w:sdt>
      <w:sdtPr>
        <w:alias w:val="Contents"/>
        <w:id w:val="-123087173"/>
      </w:sdtPr>
      <w:sdtContent>
        <w:p w14:paraId="51A3015C" w14:textId="77777777" w:rsidR="0014304E" w:rsidRDefault="00000000">
          <w:pPr>
            <w:pStyle w:val="TOC1"/>
            <w:tabs>
              <w:tab w:val="right" w:leader="dot" w:pos="9350"/>
            </w:tabs>
            <w:rPr>
              <w:noProof/>
            </w:rPr>
          </w:pPr>
          <w:r>
            <w:fldChar w:fldCharType="begin"/>
            <w:instrText>TOC \h \o "1-3"</w:instrText>
            <w:fldChar w:fldCharType="separate"/>
          </w:r>
          <w:hyperlink w:anchor="_Toc240729573" w:history="1">
            <w:r>
              <w:rPr>
                <w:rStyle w:val="Hyperlink"/>
                <w:noProof/>
              </w:rPr>
              <w:t>Contents</w:t>
            </w:r>
            <w:r>
              <w:rPr>
                <w:noProof/>
              </w:rPr>
              <w:tab/>
              <w:fldChar w:fldCharType="begin"/>
              <w:instrText xml:space="preserve"> PAGEREF _Toc240729573 \h </w:instrText>
              <w:fldChar w:fldCharType="separate"/>
              <w:t>2</w:t>
              <w:fldChar w:fldCharType="end"/>
            </w:r>
          </w:hyperlink>
        </w:p>
        <w:p w14:paraId="7577FD8F" w14:textId="77777777" w:rsidR="0014304E" w:rsidRDefault="0014304E">
          <w:pPr>
            <w:pStyle w:val="TOC1"/>
            <w:tabs>
              <w:tab w:val="right" w:leader="dot" w:pos="9350"/>
            </w:tabs>
            <w:rPr>
              <w:noProof/>
            </w:rPr>
          </w:pPr>
          <w:hyperlink w:anchor="_Toc240729574" w:history="1">
            <w:r>
              <w:rPr>
                <w:rStyle w:val="Hyperlink"/>
                <w:noProof/>
              </w:rPr>
              <w:t>1.  Purpose and scope</w:t>
            </w:r>
            <w:r>
              <w:rPr>
                <w:noProof/>
              </w:rPr>
              <w:tab/>
              <w:fldChar w:fldCharType="begin"/>
              <w:instrText xml:space="preserve"> PAGEREF _Toc240729574 \h </w:instrText>
              <w:fldChar w:fldCharType="separate"/>
              <w:t>4</w:t>
              <w:fldChar w:fldCharType="end"/>
            </w:r>
          </w:hyperlink>
        </w:p>
        <w:p w14:paraId="174760AC" w14:textId="77777777" w:rsidR="0014304E" w:rsidRDefault="0014304E">
          <w:pPr>
            <w:pStyle w:val="TOC1"/>
            <w:tabs>
              <w:tab w:val="right" w:leader="dot" w:pos="9350"/>
            </w:tabs>
            <w:rPr>
              <w:noProof/>
            </w:rPr>
          </w:pPr>
          <w:hyperlink w:anchor="_Toc240729575" w:history="1">
            <w:r>
              <w:rPr>
                <w:rStyle w:val="Hyperlink"/>
                <w:noProof/>
              </w:rPr>
              <w:t>2.  What changed from the initial architecture</w:t>
            </w:r>
            <w:r>
              <w:rPr>
                <w:noProof/>
              </w:rPr>
              <w:tab/>
              <w:fldChar w:fldCharType="begin"/>
              <w:instrText xml:space="preserve"> PAGEREF _Toc240729575 \h </w:instrText>
              <w:fldChar w:fldCharType="separate"/>
              <w:t>4</w:t>
              <w:fldChar w:fldCharType="end"/>
            </w:r>
          </w:hyperlink>
        </w:p>
        <w:p w14:paraId="28545491" w14:textId="77777777" w:rsidR="0014304E" w:rsidRDefault="0014304E">
          <w:pPr>
            <w:pStyle w:val="TOC1"/>
            <w:tabs>
              <w:tab w:val="right" w:leader="dot" w:pos="9350"/>
            </w:tabs>
            <w:rPr>
              <w:noProof/>
            </w:rPr>
          </w:pPr>
          <w:hyperlink w:anchor="_Toc240729576" w:history="1">
            <w:r>
              <w:rPr>
                <w:rStyle w:val="Hyperlink"/>
                <w:noProof/>
              </w:rPr>
              <w:t>3.  Solution overview</w:t>
            </w:r>
            <w:r>
              <w:rPr>
                <w:noProof/>
              </w:rPr>
              <w:tab/>
              <w:fldChar w:fldCharType="begin"/>
              <w:instrText xml:space="preserve"> PAGEREF _Toc240729576 \h </w:instrText>
              <w:fldChar w:fldCharType="separate"/>
              <w:t>6</w:t>
              <w:fldChar w:fldCharType="end"/>
            </w:r>
          </w:hyperlink>
        </w:p>
        <w:p w14:paraId="463D0D5A" w14:textId="77777777" w:rsidR="0014304E" w:rsidRDefault="0014304E">
          <w:pPr>
            <w:pStyle w:val="TOC2"/>
            <w:tabs>
              <w:tab w:val="right" w:leader="dot" w:pos="9350"/>
            </w:tabs>
            <w:rPr>
              <w:noProof/>
            </w:rPr>
          </w:pPr>
          <w:hyperlink w:anchor="_Toc240729577" w:history="1">
            <w:r>
              <w:rPr>
                <w:rStyle w:val="Hyperlink"/>
                <w:noProof/>
              </w:rPr>
              <w:t>3.1  Design principles</w:t>
            </w:r>
            <w:r>
              <w:rPr>
                <w:noProof/>
              </w:rPr>
              <w:tab/>
              <w:fldChar w:fldCharType="begin"/>
              <w:instrText xml:space="preserve"> PAGEREF _Toc240729577 \h </w:instrText>
              <w:fldChar w:fldCharType="separate"/>
              <w:t>8</w:t>
              <w:fldChar w:fldCharType="end"/>
            </w:r>
          </w:hyperlink>
        </w:p>
        <w:p w14:paraId="2F3604E5" w14:textId="77777777" w:rsidR="0014304E" w:rsidRDefault="0014304E">
          <w:pPr>
            <w:pStyle w:val="TOC2"/>
            <w:tabs>
              <w:tab w:val="right" w:leader="dot" w:pos="9350"/>
            </w:tabs>
            <w:rPr>
              <w:noProof/>
            </w:rPr>
          </w:pPr>
          <w:hyperlink w:anchor="_Toc240729578" w:history="1">
            <w:r>
              <w:rPr>
                <w:rStyle w:val="Hyperlink"/>
                <w:noProof/>
              </w:rPr>
              <w:t>3.2  Azure services used</w:t>
            </w:r>
            <w:r>
              <w:rPr>
                <w:noProof/>
              </w:rPr>
              <w:tab/>
              <w:fldChar w:fldCharType="begin"/>
              <w:instrText xml:space="preserve"> PAGEREF _Toc240729578 \h </w:instrText>
              <w:fldChar w:fldCharType="separate"/>
              <w:t>8</w:t>
              <w:fldChar w:fldCharType="end"/>
            </w:r>
          </w:hyperlink>
        </w:p>
        <w:p w14:paraId="46669ECE" w14:textId="77777777" w:rsidR="0014304E" w:rsidRDefault="0014304E">
          <w:pPr>
            <w:pStyle w:val="TOC1"/>
            <w:tabs>
              <w:tab w:val="right" w:leader="dot" w:pos="9350"/>
            </w:tabs>
            <w:rPr>
              <w:noProof/>
            </w:rPr>
          </w:pPr>
          <w:hyperlink w:anchor="_Toc240729579" w:history="1">
            <w:r>
              <w:rPr>
                <w:rStyle w:val="Hyperlink"/>
                <w:noProof/>
              </w:rPr>
              <w:t>4.  Stage-by-stage specification</w:t>
            </w:r>
            <w:r>
              <w:rPr>
                <w:noProof/>
              </w:rPr>
              <w:tab/>
              <w:fldChar w:fldCharType="begin"/>
              <w:instrText xml:space="preserve"> PAGEREF _Toc240729579 \h </w:instrText>
              <w:fldChar w:fldCharType="separate"/>
              <w:t>9</w:t>
              <w:fldChar w:fldCharType="end"/>
            </w:r>
          </w:hyperlink>
        </w:p>
        <w:p w14:paraId="69E727F7" w14:textId="77777777" w:rsidR="0014304E" w:rsidRDefault="0014304E">
          <w:pPr>
            <w:pStyle w:val="TOC2"/>
            <w:tabs>
              <w:tab w:val="right" w:leader="dot" w:pos="9350"/>
            </w:tabs>
            <w:rPr>
              <w:noProof/>
            </w:rPr>
          </w:pPr>
          <w:hyperlink w:anchor="_Toc240729580" w:history="1">
            <w:r>
              <w:rPr>
                <w:rStyle w:val="Hyperlink"/>
                <w:noProof/>
              </w:rPr>
              <w:t>4.1  Stage 1 — Ingest</w:t>
            </w:r>
            <w:r>
              <w:rPr>
                <w:noProof/>
              </w:rPr>
              <w:tab/>
              <w:fldChar w:fldCharType="begin"/>
              <w:instrText xml:space="preserve"> PAGEREF _Toc240729580 \h </w:instrText>
              <w:fldChar w:fldCharType="separate"/>
              <w:t>9</w:t>
              <w:fldChar w:fldCharType="end"/>
            </w:r>
          </w:hyperlink>
        </w:p>
        <w:p w14:paraId="63F5147B" w14:textId="77777777" w:rsidR="0014304E" w:rsidRDefault="0014304E">
          <w:pPr>
            <w:pStyle w:val="TOC3"/>
            <w:tabs>
              <w:tab w:val="right" w:leader="dot" w:pos="9350"/>
            </w:tabs>
            <w:rPr>
              <w:noProof/>
            </w:rPr>
          </w:pPr>
          <w:hyperlink w:anchor="_Toc240729581" w:history="1">
            <w:r>
              <w:rPr>
                <w:rStyle w:val="Hyperlink"/>
                <w:noProof/>
              </w:rPr>
              <w:t>4.1.1  Page Poller</w:t>
            </w:r>
            <w:r>
              <w:rPr>
                <w:noProof/>
              </w:rPr>
              <w:tab/>
              <w:fldChar w:fldCharType="begin"/>
              <w:instrText xml:space="preserve"> PAGEREF _Toc240729581 \h </w:instrText>
              <w:fldChar w:fldCharType="separate"/>
              <w:t>9</w:t>
              <w:fldChar w:fldCharType="end"/>
            </w:r>
          </w:hyperlink>
        </w:p>
        <w:p w14:paraId="4C1FA626" w14:textId="77777777" w:rsidR="0014304E" w:rsidRDefault="0014304E">
          <w:pPr>
            <w:pStyle w:val="TOC3"/>
            <w:tabs>
              <w:tab w:val="right" w:leader="dot" w:pos="9350"/>
            </w:tabs>
            <w:rPr>
              <w:noProof/>
            </w:rPr>
          </w:pPr>
          <w:hyperlink w:anchor="_Toc240729582" w:history="1">
            <w:r>
              <w:rPr>
                <w:rStyle w:val="Hyperlink"/>
                <w:noProof/>
              </w:rPr>
              <w:t>4.1.2  Ingest Function</w:t>
            </w:r>
            <w:r>
              <w:rPr>
                <w:noProof/>
              </w:rPr>
              <w:tab/>
              <w:fldChar w:fldCharType="begin"/>
              <w:instrText xml:space="preserve"> PAGEREF _Toc240729582 \h </w:instrText>
              <w:fldChar w:fldCharType="separate"/>
              <w:t>10</w:t>
              <w:fldChar w:fldCharType="end"/>
            </w:r>
          </w:hyperlink>
        </w:p>
        <w:p w14:paraId="7535D61F" w14:textId="77777777" w:rsidR="0014304E" w:rsidRDefault="0014304E">
          <w:pPr>
            <w:pStyle w:val="TOC2"/>
            <w:tabs>
              <w:tab w:val="right" w:leader="dot" w:pos="9350"/>
            </w:tabs>
            <w:rPr>
              <w:noProof/>
            </w:rPr>
          </w:pPr>
          <w:hyperlink w:anchor="_Toc240729583" w:history="1">
            <w:r>
              <w:rPr>
                <w:rStyle w:val="Hyperlink"/>
                <w:noProof/>
              </w:rPr>
              <w:t>4.2  Stage 2 — Extraction</w:t>
            </w:r>
            <w:r>
              <w:rPr>
                <w:noProof/>
              </w:rPr>
              <w:tab/>
              <w:fldChar w:fldCharType="begin"/>
              <w:instrText xml:space="preserve"> PAGEREF _Toc240729583 \h </w:instrText>
              <w:fldChar w:fldCharType="separate"/>
              <w:t>11</w:t>
              <w:fldChar w:fldCharType="end"/>
            </w:r>
          </w:hyperlink>
        </w:p>
        <w:p w14:paraId="2D6446B1" w14:textId="77777777" w:rsidR="0014304E" w:rsidRDefault="0014304E">
          <w:pPr>
            <w:pStyle w:val="TOC2"/>
            <w:tabs>
              <w:tab w:val="right" w:leader="dot" w:pos="9350"/>
            </w:tabs>
            <w:rPr>
              <w:noProof/>
            </w:rPr>
          </w:pPr>
          <w:hyperlink w:anchor="_Toc240729584" w:history="1">
            <w:r>
              <w:rPr>
                <w:rStyle w:val="Hyperlink"/>
                <w:noProof/>
              </w:rPr>
              <w:t>4.3  Stage 3 — Document orchestration</w:t>
            </w:r>
            <w:r>
              <w:rPr>
                <w:noProof/>
              </w:rPr>
              <w:tab/>
              <w:fldChar w:fldCharType="begin"/>
              <w:instrText xml:space="preserve"> PAGEREF _Toc240729584 \h </w:instrText>
              <w:fldChar w:fldCharType="separate"/>
              <w:t>14</w:t>
              <w:fldChar w:fldCharType="end"/>
            </w:r>
          </w:hyperlink>
        </w:p>
        <w:p w14:paraId="7AF8CFA3" w14:textId="77777777" w:rsidR="0014304E" w:rsidRDefault="0014304E">
          <w:pPr>
            <w:pStyle w:val="TOC3"/>
            <w:tabs>
              <w:tab w:val="right" w:leader="dot" w:pos="9350"/>
            </w:tabs>
            <w:rPr>
              <w:noProof/>
            </w:rPr>
          </w:pPr>
          <w:hyperlink w:anchor="_Toc240729585" w:history="1">
            <w:r>
              <w:rPr>
                <w:rStyle w:val="Hyperlink"/>
                <w:noProof/>
              </w:rPr>
              <w:t>4.3.1  How Durable Functions actually move work</w:t>
            </w:r>
            <w:r>
              <w:rPr>
                <w:noProof/>
              </w:rPr>
              <w:tab/>
              <w:fldChar w:fldCharType="begin"/>
              <w:instrText xml:space="preserve"> PAGEREF _Toc240729585 \h </w:instrText>
              <w:fldChar w:fldCharType="separate"/>
              <w:t>14</w:t>
              <w:fldChar w:fldCharType="end"/>
            </w:r>
          </w:hyperlink>
        </w:p>
        <w:p w14:paraId="36428A2A" w14:textId="77777777" w:rsidR="0014304E" w:rsidRDefault="0014304E">
          <w:pPr>
            <w:pStyle w:val="TOC3"/>
            <w:tabs>
              <w:tab w:val="right" w:leader="dot" w:pos="9350"/>
            </w:tabs>
            <w:rPr>
              <w:noProof/>
            </w:rPr>
          </w:pPr>
          <w:hyperlink w:anchor="_Toc240729586" w:history="1">
            <w:r>
              <w:rPr>
                <w:rStyle w:val="Hyperlink"/>
                <w:noProof/>
              </w:rPr>
              <w:t>4.3.2  Activity: Normalize</w:t>
            </w:r>
            <w:r>
              <w:rPr>
                <w:noProof/>
              </w:rPr>
              <w:tab/>
              <w:fldChar w:fldCharType="begin"/>
              <w:instrText xml:space="preserve"> PAGEREF _Toc240729586 \h </w:instrText>
              <w:fldChar w:fldCharType="separate"/>
              <w:t>14</w:t>
              <w:fldChar w:fldCharType="end"/>
            </w:r>
          </w:hyperlink>
        </w:p>
        <w:p w14:paraId="31BB411B" w14:textId="77777777" w:rsidR="0014304E" w:rsidRDefault="0014304E">
          <w:pPr>
            <w:pStyle w:val="TOC3"/>
            <w:tabs>
              <w:tab w:val="right" w:leader="dot" w:pos="9350"/>
            </w:tabs>
            <w:rPr>
              <w:noProof/>
            </w:rPr>
          </w:pPr>
          <w:hyperlink w:anchor="_Toc240729587" w:history="1">
            <w:r>
              <w:rPr>
                <w:rStyle w:val="Hyperlink"/>
                <w:noProof/>
              </w:rPr>
              <w:t>4.3.3  Activity: Rule engine</w:t>
            </w:r>
            <w:r>
              <w:rPr>
                <w:noProof/>
              </w:rPr>
              <w:tab/>
              <w:fldChar w:fldCharType="begin"/>
              <w:instrText xml:space="preserve"> PAGEREF _Toc240729587 \h </w:instrText>
              <w:fldChar w:fldCharType="separate"/>
              <w:t>15</w:t>
              <w:fldChar w:fldCharType="end"/>
            </w:r>
          </w:hyperlink>
        </w:p>
        <w:p w14:paraId="77BD6619" w14:textId="77777777" w:rsidR="0014304E" w:rsidRDefault="0014304E">
          <w:pPr>
            <w:pStyle w:val="TOC2"/>
            <w:tabs>
              <w:tab w:val="right" w:leader="dot" w:pos="9350"/>
            </w:tabs>
            <w:rPr>
              <w:noProof/>
            </w:rPr>
          </w:pPr>
          <w:hyperlink w:anchor="_Toc240729588" w:history="1">
            <w:r>
              <w:rPr>
                <w:rStyle w:val="Hyperlink"/>
                <w:noProof/>
              </w:rPr>
              <w:t>4.4  Stage 4 — Driver orchestration (the join)</w:t>
            </w:r>
            <w:r>
              <w:rPr>
                <w:noProof/>
              </w:rPr>
              <w:tab/>
              <w:fldChar w:fldCharType="begin"/>
              <w:instrText xml:space="preserve"> PAGEREF _Toc240729588 \h </w:instrText>
              <w:fldChar w:fldCharType="separate"/>
              <w:t>16</w:t>
              <w:fldChar w:fldCharType="end"/>
            </w:r>
          </w:hyperlink>
        </w:p>
        <w:p w14:paraId="3802BD40" w14:textId="77777777" w:rsidR="0014304E" w:rsidRDefault="0014304E">
          <w:pPr>
            <w:pStyle w:val="TOC3"/>
            <w:tabs>
              <w:tab w:val="right" w:leader="dot" w:pos="9350"/>
            </w:tabs>
            <w:rPr>
              <w:noProof/>
            </w:rPr>
          </w:pPr>
          <w:hyperlink w:anchor="_Toc240729589" w:history="1">
            <w:r>
              <w:rPr>
                <w:rStyle w:val="Hyperlink"/>
                <w:noProof/>
              </w:rPr>
              <w:t>4.4.1  Why serialization is required</w:t>
            </w:r>
            <w:r>
              <w:rPr>
                <w:noProof/>
              </w:rPr>
              <w:tab/>
              <w:fldChar w:fldCharType="begin"/>
              <w:instrText xml:space="preserve"> PAGEREF _Toc240729589 \h </w:instrText>
              <w:fldChar w:fldCharType="separate"/>
              <w:t>16</w:t>
              <w:fldChar w:fldCharType="end"/>
            </w:r>
          </w:hyperlink>
        </w:p>
        <w:p w14:paraId="5C2316F1" w14:textId="77777777" w:rsidR="0014304E" w:rsidRDefault="0014304E">
          <w:pPr>
            <w:pStyle w:val="TOC3"/>
            <w:tabs>
              <w:tab w:val="right" w:leader="dot" w:pos="9350"/>
            </w:tabs>
            <w:rPr>
              <w:noProof/>
            </w:rPr>
          </w:pPr>
          <w:hyperlink w:anchor="_Toc240729590" w:history="1">
            <w:r>
              <w:rPr>
                <w:rStyle w:val="Hyperlink"/>
                <w:noProof/>
              </w:rPr>
              <w:t>4.4.2  The mechanism</w:t>
            </w:r>
            <w:r>
              <w:rPr>
                <w:noProof/>
              </w:rPr>
              <w:tab/>
              <w:fldChar w:fldCharType="begin"/>
              <w:instrText xml:space="preserve"> PAGEREF _Toc240729590 \h </w:instrText>
              <w:fldChar w:fldCharType="separate"/>
              <w:t>16</w:t>
              <w:fldChar w:fldCharType="end"/>
            </w:r>
          </w:hyperlink>
        </w:p>
        <w:p w14:paraId="4933FB75" w14:textId="77777777" w:rsidR="0014304E" w:rsidRDefault="0014304E">
          <w:pPr>
            <w:pStyle w:val="TOC3"/>
            <w:tabs>
              <w:tab w:val="right" w:leader="dot" w:pos="9350"/>
            </w:tabs>
            <w:rPr>
              <w:noProof/>
            </w:rPr>
          </w:pPr>
          <w:hyperlink w:anchor="_Toc240729591" w:history="1">
            <w:r>
              <w:rPr>
                <w:rStyle w:val="Hyperlink"/>
                <w:noProof/>
              </w:rPr>
              <w:t>4.4.3  Decision gateway logic</w:t>
            </w:r>
            <w:r>
              <w:rPr>
                <w:noProof/>
              </w:rPr>
              <w:tab/>
              <w:fldChar w:fldCharType="begin"/>
              <w:instrText xml:space="preserve"> PAGEREF _Toc240729591 \h </w:instrText>
              <w:fldChar w:fldCharType="separate"/>
              <w:t>17</w:t>
              <w:fldChar w:fldCharType="end"/>
            </w:r>
          </w:hyperlink>
        </w:p>
        <w:p w14:paraId="6A42A486" w14:textId="77777777" w:rsidR="0014304E" w:rsidRDefault="0014304E">
          <w:pPr>
            <w:pStyle w:val="TOC2"/>
            <w:tabs>
              <w:tab w:val="right" w:leader="dot" w:pos="9350"/>
            </w:tabs>
            <w:rPr>
              <w:noProof/>
            </w:rPr>
          </w:pPr>
          <w:hyperlink w:anchor="_Toc240729592" w:history="1">
            <w:r>
              <w:rPr>
                <w:rStyle w:val="Hyperlink"/>
                <w:noProof/>
              </w:rPr>
              <w:t>4.5  Stage 4 — Post-processing</w:t>
            </w:r>
            <w:r>
              <w:rPr>
                <w:noProof/>
              </w:rPr>
              <w:tab/>
              <w:fldChar w:fldCharType="begin"/>
              <w:instrText xml:space="preserve"> PAGEREF _Toc240729592 \h </w:instrText>
              <w:fldChar w:fldCharType="separate"/>
              <w:t>18</w:t>
              <w:fldChar w:fldCharType="end"/>
            </w:r>
          </w:hyperlink>
        </w:p>
        <w:p w14:paraId="19AE8D89" w14:textId="77777777" w:rsidR="0014304E" w:rsidRDefault="0014304E">
          <w:pPr>
            <w:pStyle w:val="TOC2"/>
            <w:tabs>
              <w:tab w:val="right" w:leader="dot" w:pos="9350"/>
            </w:tabs>
            <w:rPr>
              <w:noProof/>
            </w:rPr>
          </w:pPr>
          <w:hyperlink w:anchor="_Toc240729593" w:history="1">
            <w:r>
              <w:rPr>
                <w:rStyle w:val="Hyperlink"/>
                <w:noProof/>
              </w:rPr>
              <w:t>4.6  Stage 5 — Reliability components</w:t>
            </w:r>
            <w:r>
              <w:rPr>
                <w:noProof/>
              </w:rPr>
              <w:tab/>
              <w:fldChar w:fldCharType="begin"/>
              <w:instrText xml:space="preserve"> PAGEREF _Toc240729593 \h </w:instrText>
              <w:fldChar w:fldCharType="separate"/>
              <w:t>19</w:t>
              <w:fldChar w:fldCharType="end"/>
            </w:r>
          </w:hyperlink>
        </w:p>
        <w:p w14:paraId="587886FA" w14:textId="77777777" w:rsidR="0014304E" w:rsidRDefault="0014304E">
          <w:pPr>
            <w:pStyle w:val="TOC3"/>
            <w:tabs>
              <w:tab w:val="right" w:leader="dot" w:pos="9350"/>
            </w:tabs>
            <w:rPr>
              <w:noProof/>
            </w:rPr>
          </w:pPr>
          <w:hyperlink w:anchor="_Toc240729594" w:history="1">
            <w:r>
              <w:rPr>
                <w:rStyle w:val="Hyperlink"/>
                <w:noProof/>
              </w:rPr>
              <w:t>4.6.1  Outbox Publisher</w:t>
            </w:r>
            <w:r>
              <w:rPr>
                <w:noProof/>
              </w:rPr>
              <w:tab/>
              <w:fldChar w:fldCharType="begin"/>
              <w:instrText xml:space="preserve"> PAGEREF _Toc240729594 \h </w:instrText>
              <w:fldChar w:fldCharType="separate"/>
              <w:t>19</w:t>
              <w:fldChar w:fldCharType="end"/>
            </w:r>
          </w:hyperlink>
        </w:p>
        <w:p w14:paraId="22DF063B" w14:textId="77777777" w:rsidR="0014304E" w:rsidRDefault="0014304E">
          <w:pPr>
            <w:pStyle w:val="TOC3"/>
            <w:tabs>
              <w:tab w:val="right" w:leader="dot" w:pos="9350"/>
            </w:tabs>
            <w:rPr>
              <w:noProof/>
            </w:rPr>
          </w:pPr>
          <w:hyperlink w:anchor="_Toc240729595" w:history="1">
            <w:r>
              <w:rPr>
                <w:rStyle w:val="Hyperlink"/>
                <w:noProof/>
              </w:rPr>
              <w:t>4.6.2  Reconciliation Sweeper</w:t>
            </w:r>
            <w:r>
              <w:rPr>
                <w:noProof/>
              </w:rPr>
              <w:tab/>
              <w:fldChar w:fldCharType="begin"/>
              <w:instrText xml:space="preserve"> PAGEREF _Toc240729595 \h </w:instrText>
              <w:fldChar w:fldCharType="separate"/>
              <w:t>20</w:t>
              <w:fldChar w:fldCharType="end"/>
            </w:r>
          </w:hyperlink>
        </w:p>
        <w:p w14:paraId="60FEBE01" w14:textId="77777777" w:rsidR="0014304E" w:rsidRDefault="0014304E">
          <w:pPr>
            <w:pStyle w:val="TOC3"/>
            <w:tabs>
              <w:tab w:val="right" w:leader="dot" w:pos="9350"/>
            </w:tabs>
            <w:rPr>
              <w:noProof/>
            </w:rPr>
          </w:pPr>
          <w:hyperlink w:anchor="_Toc240729596" w:history="1">
            <w:r>
              <w:rPr>
                <w:rStyle w:val="Hyperlink"/>
                <w:noProof/>
              </w:rPr>
              <w:t>4.6.3  DLQ Drain</w:t>
            </w:r>
            <w:r>
              <w:rPr>
                <w:noProof/>
              </w:rPr>
              <w:tab/>
              <w:fldChar w:fldCharType="begin"/>
              <w:instrText xml:space="preserve"> PAGEREF _Toc240729596 \h </w:instrText>
              <w:fldChar w:fldCharType="separate"/>
              <w:t>20</w:t>
              <w:fldChar w:fldCharType="end"/>
            </w:r>
          </w:hyperlink>
        </w:p>
        <w:p w14:paraId="27CC0B86" w14:textId="77777777" w:rsidR="0014304E" w:rsidRDefault="0014304E">
          <w:pPr>
            <w:pStyle w:val="TOC2"/>
            <w:tabs>
              <w:tab w:val="right" w:leader="dot" w:pos="9350"/>
            </w:tabs>
            <w:rPr>
              <w:noProof/>
            </w:rPr>
          </w:pPr>
          <w:hyperlink w:anchor="_Toc240729597" w:history="1">
            <w:r>
              <w:rPr>
                <w:rStyle w:val="Hyperlink"/>
                <w:noProof/>
              </w:rPr>
              <w:t>4.7  Summary — what is written at each stage</w:t>
            </w:r>
            <w:r>
              <w:rPr>
                <w:noProof/>
              </w:rPr>
              <w:tab/>
              <w:fldChar w:fldCharType="begin"/>
              <w:instrText xml:space="preserve"> PAGEREF _Toc240729597 \h </w:instrText>
              <w:fldChar w:fldCharType="separate"/>
              <w:t>20</w:t>
              <w:fldChar w:fldCharType="end"/>
            </w:r>
          </w:hyperlink>
        </w:p>
        <w:p w14:paraId="59E2E161" w14:textId="77777777" w:rsidR="0014304E" w:rsidRDefault="0014304E">
          <w:pPr>
            <w:pStyle w:val="TOC1"/>
            <w:tabs>
              <w:tab w:val="right" w:leader="dot" w:pos="9350"/>
            </w:tabs>
            <w:rPr>
              <w:noProof/>
            </w:rPr>
          </w:pPr>
          <w:hyperlink w:anchor="_Toc240729598" w:history="1">
            <w:r>
              <w:rPr>
                <w:rStyle w:val="Hyperlink"/>
                <w:noProof/>
              </w:rPr>
              <w:t>5.  Service Bus topology and message contracts</w:t>
            </w:r>
            <w:r>
              <w:rPr>
                <w:noProof/>
              </w:rPr>
              <w:tab/>
              <w:fldChar w:fldCharType="begin"/>
              <w:instrText xml:space="preserve"> PAGEREF _Toc240729598 \h </w:instrText>
              <w:fldChar w:fldCharType="separate"/>
              <w:t>22</w:t>
              <w:fldChar w:fldCharType="end"/>
            </w:r>
          </w:hyperlink>
        </w:p>
        <w:p w14:paraId="6FED2DF0" w14:textId="77777777" w:rsidR="0014304E" w:rsidRDefault="0014304E">
          <w:pPr>
            <w:pStyle w:val="TOC2"/>
            <w:tabs>
              <w:tab w:val="right" w:leader="dot" w:pos="9350"/>
            </w:tabs>
            <w:rPr>
              <w:noProof/>
            </w:rPr>
          </w:pPr>
          <w:hyperlink w:anchor="_Toc240729599" w:history="1">
            <w:r>
              <w:rPr>
                <w:rStyle w:val="Hyperlink"/>
                <w:noProof/>
              </w:rPr>
              <w:t>5.1  Message contract</w:t>
            </w:r>
            <w:r>
              <w:rPr>
                <w:noProof/>
              </w:rPr>
              <w:tab/>
              <w:fldChar w:fldCharType="begin"/>
              <w:instrText xml:space="preserve"> PAGEREF _Toc240729599 \h </w:instrText>
              <w:fldChar w:fldCharType="separate"/>
              <w:t>22</w:t>
              <w:fldChar w:fldCharType="end"/>
            </w:r>
          </w:hyperlink>
        </w:p>
        <w:p w14:paraId="79083902" w14:textId="77777777" w:rsidR="0014304E" w:rsidRDefault="0014304E">
          <w:pPr>
            <w:pStyle w:val="TOC1"/>
            <w:tabs>
              <w:tab w:val="right" w:leader="dot" w:pos="9350"/>
            </w:tabs>
            <w:rPr>
              <w:noProof/>
            </w:rPr>
          </w:pPr>
          <w:hyperlink w:anchor="_Toc240729600" w:history="1">
            <w:r>
              <w:rPr>
                <w:rStyle w:val="Hyperlink"/>
                <w:noProof/>
              </w:rPr>
              <w:t>6.  Dead-letter queues</w:t>
            </w:r>
            <w:r>
              <w:rPr>
                <w:noProof/>
              </w:rPr>
              <w:tab/>
              <w:fldChar w:fldCharType="begin"/>
              <w:instrText xml:space="preserve"> PAGEREF _Toc240729600 \h </w:instrText>
              <w:fldChar w:fldCharType="separate"/>
              <w:t>22</w:t>
              <w:fldChar w:fldCharType="end"/>
            </w:r>
          </w:hyperlink>
        </w:p>
        <w:p w14:paraId="4B80066D" w14:textId="77777777" w:rsidR="0014304E" w:rsidRDefault="0014304E">
          <w:pPr>
            <w:pStyle w:val="TOC2"/>
            <w:tabs>
              <w:tab w:val="right" w:leader="dot" w:pos="9350"/>
            </w:tabs>
            <w:rPr>
              <w:noProof/>
            </w:rPr>
          </w:pPr>
          <w:hyperlink w:anchor="_Toc240729601" w:history="1">
            <w:r>
              <w:rPr>
                <w:rStyle w:val="Hyperlink"/>
                <w:noProof/>
              </w:rPr>
              <w:t>6.1  How they work</w:t>
            </w:r>
            <w:r>
              <w:rPr>
                <w:noProof/>
              </w:rPr>
              <w:tab/>
              <w:fldChar w:fldCharType="begin"/>
              <w:instrText xml:space="preserve"> PAGEREF _Toc240729601 \h </w:instrText>
              <w:fldChar w:fldCharType="separate"/>
              <w:t>22</w:t>
              <w:fldChar w:fldCharType="end"/>
            </w:r>
          </w:hyperlink>
        </w:p>
        <w:p w14:paraId="09835174" w14:textId="77777777" w:rsidR="0014304E" w:rsidRDefault="0014304E">
          <w:pPr>
            <w:pStyle w:val="TOC2"/>
            <w:tabs>
              <w:tab w:val="right" w:leader="dot" w:pos="9350"/>
            </w:tabs>
            <w:rPr>
              <w:noProof/>
            </w:rPr>
          </w:pPr>
          <w:hyperlink w:anchor="_Toc240729602" w:history="1">
            <w:r>
              <w:rPr>
                <w:rStyle w:val="Hyperlink"/>
                <w:noProof/>
              </w:rPr>
              <w:t>6.2  Three things teams get wrong</w:t>
            </w:r>
            <w:r>
              <w:rPr>
                <w:noProof/>
              </w:rPr>
              <w:tab/>
              <w:fldChar w:fldCharType="begin"/>
              <w:instrText xml:space="preserve"> PAGEREF _Toc240729602 \h </w:instrText>
              <w:fldChar w:fldCharType="separate"/>
              <w:t>23</w:t>
              <w:fldChar w:fldCharType="end"/>
            </w:r>
          </w:hyperlink>
        </w:p>
        <w:p w14:paraId="0DD8780E" w14:textId="77777777" w:rsidR="0014304E" w:rsidRDefault="0014304E">
          <w:pPr>
            <w:pStyle w:val="TOC2"/>
            <w:tabs>
              <w:tab w:val="right" w:leader="dot" w:pos="9350"/>
            </w:tabs>
            <w:rPr>
              <w:noProof/>
            </w:rPr>
          </w:pPr>
          <w:hyperlink w:anchor="_Toc240729603" w:history="1">
            <w:r>
              <w:rPr>
                <w:rStyle w:val="Hyperlink"/>
                <w:noProof/>
              </w:rPr>
              <w:t>6.3  Poison versus transient</w:t>
            </w:r>
            <w:r>
              <w:rPr>
                <w:noProof/>
              </w:rPr>
              <w:tab/>
              <w:fldChar w:fldCharType="begin"/>
              <w:instrText xml:space="preserve"> PAGEREF _Toc240729603 \h </w:instrText>
              <w:fldChar w:fldCharType="separate"/>
              <w:t>23</w:t>
              <w:fldChar w:fldCharType="end"/>
            </w:r>
          </w:hyperlink>
        </w:p>
        <w:p w14:paraId="44826B4E" w14:textId="77777777" w:rsidR="0014304E" w:rsidRDefault="0014304E">
          <w:pPr>
            <w:pStyle w:val="TOC2"/>
            <w:tabs>
              <w:tab w:val="right" w:leader="dot" w:pos="9350"/>
            </w:tabs>
            <w:rPr>
              <w:noProof/>
            </w:rPr>
          </w:pPr>
          <w:hyperlink w:anchor="_Toc240729604" w:history="1">
            <w:r>
              <w:rPr>
                <w:rStyle w:val="Hyperlink"/>
                <w:noProof/>
              </w:rPr>
              <w:t>6.4  The DLQ drain function</w:t>
            </w:r>
            <w:r>
              <w:rPr>
                <w:noProof/>
              </w:rPr>
              <w:tab/>
              <w:fldChar w:fldCharType="begin"/>
              <w:instrText xml:space="preserve"> PAGEREF _Toc240729604 \h </w:instrText>
              <w:fldChar w:fldCharType="separate"/>
              <w:t>23</w:t>
              <w:fldChar w:fldCharType="end"/>
            </w:r>
          </w:hyperlink>
        </w:p>
        <w:p w14:paraId="5A5B6E58" w14:textId="77777777" w:rsidR="0014304E" w:rsidRDefault="0014304E">
          <w:pPr>
            <w:pStyle w:val="TOC1"/>
            <w:tabs>
              <w:tab w:val="right" w:leader="dot" w:pos="9350"/>
            </w:tabs>
            <w:rPr>
              <w:noProof/>
            </w:rPr>
          </w:pPr>
          <w:hyperlink w:anchor="_Toc240729605" w:history="1">
            <w:r>
              <w:rPr>
                <w:rStyle w:val="Hyperlink"/>
                <w:noProof/>
              </w:rPr>
              <w:t>7.  Database design</w:t>
            </w:r>
            <w:r>
              <w:rPr>
                <w:noProof/>
              </w:rPr>
              <w:tab/>
              <w:fldChar w:fldCharType="begin"/>
              <w:instrText xml:space="preserve"> PAGEREF _Toc240729605 \h </w:instrText>
              <w:fldChar w:fldCharType="separate"/>
              <w:t>25</w:t>
              <w:fldChar w:fldCharType="end"/>
            </w:r>
          </w:hyperlink>
        </w:p>
        <w:p w14:paraId="00A50C1A" w14:textId="77777777" w:rsidR="0014304E" w:rsidRDefault="0014304E">
          <w:pPr>
            <w:pStyle w:val="TOC2"/>
            <w:tabs>
              <w:tab w:val="right" w:leader="dot" w:pos="9350"/>
            </w:tabs>
            <w:rPr>
              <w:noProof/>
            </w:rPr>
          </w:pPr>
          <w:hyperlink w:anchor="_Toc240729606" w:history="1">
            <w:r>
              <w:rPr>
                <w:rStyle w:val="Hyperlink"/>
                <w:noProof/>
              </w:rPr>
              <w:t>7.1  Table responsibilities</w:t>
            </w:r>
            <w:r>
              <w:rPr>
                <w:noProof/>
              </w:rPr>
              <w:tab/>
              <w:fldChar w:fldCharType="begin"/>
              <w:instrText xml:space="preserve"> PAGEREF _Toc240729606 \h </w:instrText>
              <w:fldChar w:fldCharType="separate"/>
              <w:t>27</w:t>
              <w:fldChar w:fldCharType="end"/>
            </w:r>
          </w:hyperlink>
        </w:p>
        <w:p w14:paraId="56CDE4A9" w14:textId="77777777" w:rsidR="0014304E" w:rsidRDefault="0014304E">
          <w:pPr>
            <w:pStyle w:val="TOC2"/>
            <w:tabs>
              <w:tab w:val="right" w:leader="dot" w:pos="9350"/>
            </w:tabs>
            <w:rPr>
              <w:noProof/>
            </w:rPr>
          </w:pPr>
          <w:hyperlink w:anchor="_Toc240729607" w:history="1">
            <w:r>
              <w:rPr>
                <w:rStyle w:val="Hyperlink"/>
                <w:noProof/>
              </w:rPr>
              <w:t>7.2  Status modelling</w:t>
            </w:r>
            <w:r>
              <w:rPr>
                <w:noProof/>
              </w:rPr>
              <w:tab/>
              <w:fldChar w:fldCharType="begin"/>
              <w:instrText xml:space="preserve"> PAGEREF _Toc240729607 \h </w:instrText>
              <w:fldChar w:fldCharType="separate"/>
              <w:t>27</w:t>
              <w:fldChar w:fldCharType="end"/>
            </w:r>
          </w:hyperlink>
        </w:p>
        <w:p w14:paraId="33CA0F79" w14:textId="77777777" w:rsidR="0014304E" w:rsidRDefault="0014304E">
          <w:pPr>
            <w:pStyle w:val="TOC2"/>
            <w:tabs>
              <w:tab w:val="right" w:leader="dot" w:pos="9350"/>
            </w:tabs>
            <w:rPr>
              <w:noProof/>
            </w:rPr>
          </w:pPr>
          <w:hyperlink w:anchor="_Toc240729608" w:history="1">
            <w:r>
              <w:rPr>
                <w:rStyle w:val="Hyperlink"/>
                <w:noProof/>
              </w:rPr>
              <w:t>7.3  Indexes that matter</w:t>
            </w:r>
            <w:r>
              <w:rPr>
                <w:noProof/>
              </w:rPr>
              <w:tab/>
              <w:fldChar w:fldCharType="begin"/>
              <w:instrText xml:space="preserve"> PAGEREF _Toc240729608 \h </w:instrText>
              <w:fldChar w:fldCharType="separate"/>
              <w:t>29</w:t>
              <w:fldChar w:fldCharType="end"/>
            </w:r>
          </w:hyperlink>
        </w:p>
        <w:p w14:paraId="69C05F5C" w14:textId="77777777" w:rsidR="0014304E" w:rsidRDefault="0014304E">
          <w:pPr>
            <w:pStyle w:val="TOC1"/>
            <w:tabs>
              <w:tab w:val="right" w:leader="dot" w:pos="9350"/>
            </w:tabs>
            <w:rPr>
              <w:noProof/>
            </w:rPr>
          </w:pPr>
          <w:hyperlink w:anchor="_Toc240729609" w:history="1">
            <w:r>
              <w:rPr>
                <w:rStyle w:val="Hyperlink"/>
                <w:noProof/>
              </w:rPr>
              <w:t>8.  Guaranteeing no outcome is lost</w:t>
            </w:r>
            <w:r>
              <w:rPr>
                <w:noProof/>
              </w:rPr>
              <w:tab/>
              <w:fldChar w:fldCharType="begin"/>
              <w:instrText xml:space="preserve"> PAGEREF _Toc240729609 \h </w:instrText>
              <w:fldChar w:fldCharType="separate"/>
              <w:t>30</w:t>
              <w:fldChar w:fldCharType="end"/>
            </w:r>
          </w:hyperlink>
        </w:p>
        <w:p w14:paraId="1417346D" w14:textId="77777777" w:rsidR="0014304E" w:rsidRDefault="0014304E">
          <w:pPr>
            <w:pStyle w:val="TOC2"/>
            <w:tabs>
              <w:tab w:val="right" w:leader="dot" w:pos="9350"/>
            </w:tabs>
            <w:rPr>
              <w:noProof/>
            </w:rPr>
          </w:pPr>
          <w:hyperlink w:anchor="_Toc240729610" w:history="1">
            <w:r>
              <w:rPr>
                <w:rStyle w:val="Hyperlink"/>
                <w:noProof/>
              </w:rPr>
              <w:t>8.1  Outbox pattern</w:t>
            </w:r>
            <w:r>
              <w:rPr>
                <w:noProof/>
              </w:rPr>
              <w:tab/>
              <w:fldChar w:fldCharType="begin"/>
              <w:instrText xml:space="preserve"> PAGEREF _Toc240729610 \h </w:instrText>
              <w:fldChar w:fldCharType="separate"/>
              <w:t>30</w:t>
              <w:fldChar w:fldCharType="end"/>
            </w:r>
          </w:hyperlink>
        </w:p>
        <w:p w14:paraId="5942F191" w14:textId="77777777" w:rsidR="0014304E" w:rsidRDefault="0014304E">
          <w:pPr>
            <w:pStyle w:val="TOC2"/>
            <w:tabs>
              <w:tab w:val="right" w:leader="dot" w:pos="9350"/>
            </w:tabs>
            <w:rPr>
              <w:noProof/>
            </w:rPr>
          </w:pPr>
          <w:hyperlink w:anchor="_Toc240729611" w:history="1">
            <w:r>
              <w:rPr>
                <w:rStyle w:val="Hyperlink"/>
                <w:noProof/>
              </w:rPr>
              <w:t>8.2  Reconciliation sweeper</w:t>
            </w:r>
            <w:r>
              <w:rPr>
                <w:noProof/>
              </w:rPr>
              <w:tab/>
              <w:fldChar w:fldCharType="begin"/>
              <w:instrText xml:space="preserve"> PAGEREF _Toc240729611 \h </w:instrText>
              <w:fldChar w:fldCharType="separate"/>
              <w:t>30</w:t>
              <w:fldChar w:fldCharType="end"/>
            </w:r>
          </w:hyperlink>
        </w:p>
        <w:p w14:paraId="783A3BD0" w14:textId="77777777" w:rsidR="0014304E" w:rsidRDefault="0014304E">
          <w:pPr>
            <w:pStyle w:val="TOC2"/>
            <w:tabs>
              <w:tab w:val="right" w:leader="dot" w:pos="9350"/>
            </w:tabs>
            <w:rPr>
              <w:noProof/>
            </w:rPr>
          </w:pPr>
          <w:hyperlink w:anchor="_Toc240729612" w:history="1">
            <w:r>
              <w:rPr>
                <w:rStyle w:val="Hyperlink"/>
                <w:noProof/>
              </w:rPr>
              <w:t>8.3  Fallback outcome</w:t>
            </w:r>
            <w:r>
              <w:rPr>
                <w:noProof/>
              </w:rPr>
              <w:tab/>
              <w:fldChar w:fldCharType="begin"/>
              <w:instrText xml:space="preserve"> PAGEREF _Toc240729612 \h </w:instrText>
              <w:fldChar w:fldCharType="separate"/>
              <w:t>30</w:t>
              <w:fldChar w:fldCharType="end"/>
            </w:r>
          </w:hyperlink>
        </w:p>
        <w:p w14:paraId="6D15893B" w14:textId="77777777" w:rsidR="0014304E" w:rsidRDefault="0014304E">
          <w:pPr>
            <w:pStyle w:val="TOC2"/>
            <w:tabs>
              <w:tab w:val="right" w:leader="dot" w:pos="9350"/>
            </w:tabs>
            <w:rPr>
              <w:noProof/>
            </w:rPr>
          </w:pPr>
          <w:hyperlink w:anchor="_Toc240729613" w:history="1">
            <w:r>
              <w:rPr>
                <w:rStyle w:val="Hyperlink"/>
                <w:noProof/>
              </w:rPr>
              <w:t>8.4  Daily reconciliation report</w:t>
            </w:r>
            <w:r>
              <w:rPr>
                <w:noProof/>
              </w:rPr>
              <w:tab/>
              <w:fldChar w:fldCharType="begin"/>
              <w:instrText xml:space="preserve"> PAGEREF _Toc240729613 \h </w:instrText>
              <w:fldChar w:fldCharType="separate"/>
              <w:t>30</w:t>
              <w:fldChar w:fldCharType="end"/>
            </w:r>
          </w:hyperlink>
        </w:p>
        <w:p w14:paraId="6E3E8136" w14:textId="77777777" w:rsidR="0014304E" w:rsidRDefault="0014304E">
          <w:pPr>
            <w:pStyle w:val="TOC2"/>
            <w:tabs>
              <w:tab w:val="right" w:leader="dot" w:pos="9350"/>
            </w:tabs>
            <w:rPr>
              <w:noProof/>
            </w:rPr>
          </w:pPr>
          <w:hyperlink w:anchor="_Toc240729614" w:history="1">
            <w:r>
              <w:rPr>
                <w:rStyle w:val="Hyperlink"/>
                <w:noProof/>
              </w:rPr>
              <w:t>8.5  Worked example of the failure the design prevents</w:t>
            </w:r>
            <w:r>
              <w:rPr>
                <w:noProof/>
              </w:rPr>
              <w:tab/>
              <w:fldChar w:fldCharType="begin"/>
              <w:instrText xml:space="preserve"> PAGEREF _Toc240729614 \h </w:instrText>
              <w:fldChar w:fldCharType="separate"/>
              <w:t>31</w:t>
              <w:fldChar w:fldCharType="end"/>
            </w:r>
          </w:hyperlink>
        </w:p>
        <w:p w14:paraId="6EEFDA4B" w14:textId="77777777" w:rsidR="0014304E" w:rsidRDefault="0014304E">
          <w:pPr>
            <w:pStyle w:val="TOC1"/>
            <w:tabs>
              <w:tab w:val="right" w:leader="dot" w:pos="9350"/>
            </w:tabs>
            <w:rPr>
              <w:noProof/>
            </w:rPr>
          </w:pPr>
          <w:hyperlink w:anchor="_Toc240729615" w:history="1">
            <w:r>
              <w:rPr>
                <w:rStyle w:val="Hyperlink"/>
                <w:noProof/>
              </w:rPr>
              <w:t>9.  Security, privacy and observability</w:t>
            </w:r>
            <w:r>
              <w:rPr>
                <w:noProof/>
              </w:rPr>
              <w:tab/>
              <w:fldChar w:fldCharType="begin"/>
              <w:instrText xml:space="preserve"> PAGEREF _Toc240729615 \h </w:instrText>
              <w:fldChar w:fldCharType="separate"/>
              <w:t>32</w:t>
              <w:fldChar w:fldCharType="end"/>
            </w:r>
          </w:hyperlink>
        </w:p>
        <w:p w14:paraId="02965BD2" w14:textId="77777777" w:rsidR="0014304E" w:rsidRDefault="0014304E">
          <w:pPr>
            <w:pStyle w:val="TOC2"/>
            <w:tabs>
              <w:tab w:val="right" w:leader="dot" w:pos="9350"/>
            </w:tabs>
            <w:rPr>
              <w:noProof/>
            </w:rPr>
          </w:pPr>
          <w:hyperlink w:anchor="_Toc240729616" w:history="1">
            <w:r>
              <w:rPr>
                <w:rStyle w:val="Hyperlink"/>
                <w:noProof/>
              </w:rPr>
              <w:t>9.1  Security posture</w:t>
            </w:r>
            <w:r>
              <w:rPr>
                <w:noProof/>
              </w:rPr>
              <w:tab/>
              <w:fldChar w:fldCharType="begin"/>
              <w:instrText xml:space="preserve"> PAGEREF _Toc240729616 \h </w:instrText>
              <w:fldChar w:fldCharType="separate"/>
              <w:t>32</w:t>
              <w:fldChar w:fldCharType="end"/>
            </w:r>
          </w:hyperlink>
        </w:p>
        <w:p w14:paraId="5D4D4268" w14:textId="77777777" w:rsidR="0014304E" w:rsidRDefault="0014304E">
          <w:pPr>
            <w:pStyle w:val="TOC2"/>
            <w:tabs>
              <w:tab w:val="right" w:leader="dot" w:pos="9350"/>
            </w:tabs>
            <w:rPr>
              <w:noProof/>
            </w:rPr>
          </w:pPr>
          <w:hyperlink w:anchor="_Toc240729617" w:history="1">
            <w:r>
              <w:rPr>
                <w:rStyle w:val="Hyperlink"/>
                <w:noProof/>
              </w:rPr>
              <w:t>9.2  Personal and health information</w:t>
            </w:r>
            <w:r>
              <w:rPr>
                <w:noProof/>
              </w:rPr>
              <w:tab/>
              <w:fldChar w:fldCharType="begin"/>
              <w:instrText xml:space="preserve"> PAGEREF _Toc240729617 \h </w:instrText>
              <w:fldChar w:fldCharType="separate"/>
              <w:t>32</w:t>
              <w:fldChar w:fldCharType="end"/>
            </w:r>
          </w:hyperlink>
        </w:p>
        <w:p w14:paraId="77F975AF" w14:textId="77777777" w:rsidR="0014304E" w:rsidRDefault="0014304E">
          <w:pPr>
            <w:pStyle w:val="TOC2"/>
            <w:tabs>
              <w:tab w:val="right" w:leader="dot" w:pos="9350"/>
            </w:tabs>
            <w:rPr>
              <w:noProof/>
            </w:rPr>
          </w:pPr>
          <w:hyperlink w:anchor="_Toc240729618" w:history="1">
            <w:r>
              <w:rPr>
                <w:rStyle w:val="Hyperlink"/>
                <w:noProof/>
              </w:rPr>
              <w:t>9.3  Metrics and alerts</w:t>
            </w:r>
            <w:r>
              <w:rPr>
                <w:noProof/>
              </w:rPr>
              <w:tab/>
              <w:fldChar w:fldCharType="begin"/>
              <w:instrText xml:space="preserve"> PAGEREF _Toc240729618 \h </w:instrText>
              <w:fldChar w:fldCharType="separate"/>
              <w:t>32</w:t>
              <w:fldChar w:fldCharType="end"/>
            </w:r>
          </w:hyperlink>
        </w:p>
        <w:p w14:paraId="3824AC9E" w14:textId="77777777" w:rsidR="0014304E" w:rsidRDefault="0014304E">
          <w:pPr>
            <w:pStyle w:val="TOC1"/>
            <w:tabs>
              <w:tab w:val="right" w:leader="dot" w:pos="9350"/>
            </w:tabs>
            <w:rPr>
              <w:noProof/>
            </w:rPr>
          </w:pPr>
          <w:hyperlink w:anchor="_Toc240729619" w:history="1">
            <w:r>
              <w:rPr>
                <w:rStyle w:val="Hyperlink"/>
                <w:noProof/>
              </w:rPr>
              <w:t>10.  Open questions</w:t>
            </w:r>
            <w:r>
              <w:rPr>
                <w:noProof/>
              </w:rPr>
              <w:tab/>
              <w:fldChar w:fldCharType="begin"/>
              <w:instrText xml:space="preserve"> PAGEREF _Toc240729619 \h </w:instrText>
              <w:fldChar w:fldCharType="separate"/>
              <w:t>33</w:t>
              <w:fldChar w:fldCharType="end"/>
            </w:r>
          </w:hyperlink>
        </w:p>
        <w:p w14:paraId="71FEEE8E" w14:textId="77777777" w:rsidR="0014304E" w:rsidRDefault="0014304E">
          <w:pPr>
            <w:pStyle w:val="TOC2"/>
            <w:tabs>
              <w:tab w:val="right" w:leader="dot" w:pos="9350"/>
            </w:tabs>
            <w:rPr>
              <w:noProof/>
            </w:rPr>
          </w:pPr>
          <w:hyperlink w:anchor="_Toc240729620" w:history="1">
            <w:r>
              <w:rPr>
                <w:rStyle w:val="Hyperlink"/>
                <w:noProof/>
              </w:rPr>
              <w:t>10.1  For Client Services / Intake</w:t>
            </w:r>
            <w:r>
              <w:rPr>
                <w:noProof/>
              </w:rPr>
              <w:tab/>
              <w:fldChar w:fldCharType="begin"/>
              <w:instrText xml:space="preserve"> PAGEREF _Toc240729620 \h </w:instrText>
              <w:fldChar w:fldCharType="separate"/>
              <w:t>33</w:t>
              <w:fldChar w:fldCharType="end"/>
            </w:r>
          </w:hyperlink>
        </w:p>
        <w:p w14:paraId="5C12B086" w14:textId="77777777" w:rsidR="0014304E" w:rsidRDefault="0014304E">
          <w:pPr>
            <w:pStyle w:val="TOC2"/>
            <w:tabs>
              <w:tab w:val="right" w:leader="dot" w:pos="9350"/>
            </w:tabs>
            <w:rPr>
              <w:noProof/>
            </w:rPr>
          </w:pPr>
          <w:hyperlink w:anchor="_Toc240729621" w:history="1">
            <w:r>
              <w:rPr>
                <w:rStyle w:val="Hyperlink"/>
                <w:noProof/>
              </w:rPr>
              <w:t>10.2  For the Mercury / Dynamics platform team</w:t>
            </w:r>
            <w:r>
              <w:rPr>
                <w:noProof/>
              </w:rPr>
              <w:tab/>
              <w:fldChar w:fldCharType="begin"/>
              <w:instrText xml:space="preserve"> PAGEREF _Toc240729621 \h </w:instrText>
              <w:fldChar w:fldCharType="separate"/>
              <w:t>34</w:t>
              <w:fldChar w:fldCharType="end"/>
            </w:r>
          </w:hyperlink>
        </w:p>
        <w:p w14:paraId="540AF718" w14:textId="77777777" w:rsidR="0014304E" w:rsidRDefault="0014304E">
          <w:pPr>
            <w:pStyle w:val="TOC1"/>
            <w:tabs>
              <w:tab w:val="right" w:leader="dot" w:pos="9350"/>
            </w:tabs>
            <w:rPr>
              <w:noProof/>
            </w:rPr>
          </w:pPr>
          <w:hyperlink w:anchor="_Toc240729622" w:history="1">
            <w:r>
              <w:rPr>
                <w:rStyle w:val="Hyperlink"/>
                <w:noProof/>
              </w:rPr>
              <w:t>11.  Suggested build sequence</w:t>
            </w:r>
            <w:r>
              <w:rPr>
                <w:noProof/>
              </w:rPr>
              <w:tab/>
              <w:fldChar w:fldCharType="begin"/>
              <w:instrText xml:space="preserve"> PAGEREF _Toc240729622 \h </w:instrText>
              <w:fldChar w:fldCharType="separate"/>
              <w:t>36</w:t>
              <w:fldChar w:fldCharType="end"/>
            </w:r>
          </w:hyperlink>
        </w:p>
        <w:p w14:paraId="43B63B92" w14:textId="77777777" w:rsidR="00FB4191" w:rsidRDefault="00000000">
          <w:r>
            <w:fldChar w:fldCharType="end"/>
          </w:r>
        </w:p>
      </w:sdtContent>
    </w:sdt>
    <w:p w14:paraId="41182070" w14:textId="77777777" w:rsidR="00FB4191" w:rsidRDefault="00000000">
      <w:r>
        <w:br w:type="page"/>
      </w:r>
    </w:p>
    <w:p w14:paraId="55A13EB4" w14:textId="77777777" w:rsidR="00FB4191" w:rsidRDefault="00000000">
      <w:pPr>
        <w:pStyle w:val="Heading1"/>
        <w:spacing w:after="130"/>
      </w:pPr>
      <w:bookmarkStart w:id="1" w:name="_Toc240729574"/>
      <w:r>
        <w:lastRenderedPageBreak/>
        <w:t>1.  Purpose and scope</w:t>
      </w:r>
      <w:bookmarkEnd w:id="1"/>
    </w:p>
    <w:p w14:paraId="25EF6D50" w14:textId="77777777" w:rsidR="00FB4191" w:rsidRDefault="00000000">
      <w:pPr>
        <w:spacing w:after="130" w:line="276" w:lineRule="auto"/>
      </w:pPr>
      <w:r>
        <w:t>The Driver Medical Review intake process carries a sustained backlog of Driver's Medical Examination Reports (DMERs) in the Mercury DPS General and Unknown queues. Triage today is manual, spans several systems, and depends on a Client Services officer reading each scanned form.</w:t>
      </w:r>
    </w:p>
    <w:p w14:paraId="6D415B72" w14:textId="77777777" w:rsidR="00FB4191" w:rsidRDefault="00000000">
      <w:pPr>
        <w:spacing w:after="130" w:line="276" w:lineRule="auto"/>
      </w:pPr>
      <w:r>
        <w:t>This document specifies an AI-enabled pipeline that retrieves DMERs from Mercury, extracts and normalizes their content, applies business rules, decides an outcome for each document, and writes that outcome back to Mercury so it appears in the Intake AI-processed queue.</w:t>
      </w:r>
    </w:p>
    <w:p w14:paraId="7F5E05E4" w14:textId="77777777" w:rsidR="00FB4191" w:rsidRDefault="00000000">
      <w:pPr>
        <w:spacing w:after="130" w:line="276" w:lineRule="auto"/>
      </w:pPr>
      <w:r>
        <w:t>This version revises the initial architecture. The pipeline shape, the queue-decoupled stages and the blob-per-stage artifacts are retained. The changes address four things the first draft left open: how documents belonging to the same driver are joined without racing each other, how a DMER that fails part-way through still reaches Intake, how processing state is stored so it can be audited and replayed, and which components genuinely need to be container apps.</w:t>
      </w:r>
    </w:p>
    <w:tbl>
      <w:tblPr>
        <w:tblW w:w="9360" w:type="dxa"/>
        <w:tblBorders>
          <w:top w:val="single" w:sz="3" w:space="0" w:color="C8A200"/>
          <w:left w:val="single" w:sz="18" w:space="0" w:color="C8A200"/>
          <w:bottom w:val="single" w:sz="3" w:space="0" w:color="C8A200"/>
          <w:right w:val="single" w:sz="3" w:space="0" w:color="C8A200"/>
        </w:tblBorders>
        <w:tblCellMar>
          <w:left w:w="10" w:type="dxa"/>
          <w:right w:w="10" w:type="dxa"/>
        </w:tblCellMar>
        <w:tblLook w:val="0000" w:firstRow="0" w:lastRow="0" w:firstColumn="0" w:lastColumn="0" w:noHBand="0" w:noVBand="0"/>
      </w:tblPr>
      <w:tblGrid>
        <w:gridCol w:w="9360"/>
      </w:tblGrid>
      <w:tr w:rsidR="00FB4191" w14:paraId="03A59280" w14:textId="77777777">
        <w:tblPrEx>
          <w:tblCellMar>
            <w:top w:w="0" w:type="dxa"/>
            <w:bottom w:w="0" w:type="dxa"/>
          </w:tblCellMar>
        </w:tblPrEx>
        <w:tc>
          <w:tcPr>
            <w:tcW w:w="9360" w:type="dxa"/>
            <w:shd w:val="clear" w:color="auto" w:fill="FFF8E1"/>
            <w:tcMar>
              <w:top w:w="120" w:type="dxa"/>
              <w:left w:w="180" w:type="dxa"/>
              <w:bottom w:w="120" w:type="dxa"/>
              <w:right w:w="160" w:type="dxa"/>
            </w:tcMar>
          </w:tcPr>
          <w:p w14:paraId="5515082B" w14:textId="77777777" w:rsidR="00FB4191" w:rsidRDefault="00000000">
            <w:pPr>
              <w:spacing w:after="60"/>
            </w:pPr>
            <w:r>
              <w:rPr>
                <w:b/>
                <w:bCs/>
                <w:sz w:val="20"/>
                <w:szCs w:val="20"/>
              </w:rPr>
              <w:t>The requirement that shapes everything else</w:t>
            </w:r>
          </w:p>
          <w:p w14:paraId="22E73BB4" w14:textId="77777777" w:rsidR="00FB4191" w:rsidRDefault="00000000">
            <w:pPr>
              <w:spacing w:after="50" w:line="264" w:lineRule="auto"/>
            </w:pPr>
            <w:r>
              <w:rPr>
                <w:sz w:val="20"/>
                <w:szCs w:val="20"/>
              </w:rPr>
              <w:t>Once this solution is in production, Intake will look only at the AI-processed queue. A DMER whose outcome is never written back to Mercury is invisible to both the AI queue and the manual queue. It is not delayed; it is lost.</w:t>
            </w:r>
          </w:p>
          <w:p w14:paraId="1BEA3951" w14:textId="77777777" w:rsidR="00FB4191" w:rsidRDefault="00000000">
            <w:pPr>
              <w:spacing w:after="50" w:line="264" w:lineRule="auto"/>
            </w:pPr>
            <w:r>
              <w:rPr>
                <w:sz w:val="20"/>
                <w:szCs w:val="20"/>
              </w:rPr>
              <w:t>Every design decision in this document that looks like extra machinery — the outbox table, the reconciliation sweeper, the explicit waiting state, the fallback outcome — exists to make that failure impossible.</w:t>
            </w:r>
          </w:p>
        </w:tc>
      </w:tr>
    </w:tbl>
    <w:p w14:paraId="78CCFCB6" w14:textId="77777777" w:rsidR="00FB4191" w:rsidRDefault="00000000">
      <w:pPr>
        <w:pStyle w:val="Heading2"/>
        <w:spacing w:before="260" w:after="130"/>
      </w:pPr>
      <w:bookmarkStart w:id="4" w:name="_Toc240729577"/>
      <w:r>
        <w:t>1.1  Pilot scope agreed with Intake</w:t>
      </w:r>
      <w:bookmarkEnd w:id="4"/>
    </w:p>
    <w:p w14:paraId="7F5E05E4" w14:textId="77777777" w:rsidR="00FB4191" w:rsidRDefault="00000000">
      <w:pPr>
        <w:spacing w:after="130" w:line="276" w:lineRule="auto"/>
      </w:pPr>
      <w:r>
        <w:t>Intake reviewed and signed off how the pipeline handles duplicate DMERs, cut-off DMERs and case creation (DMER Duplicate &amp; Case Handling — Business Review &amp; Sign-off, Sep 29, 2026). The guiding rule is that the automated process follows the logic Intake already applies by hand wherever possible. The rules themselves are specified in section 4.4.3; this section records the scope boundaries they rest on.</w:t>
      </w:r>
    </w:p>
    <w:p w14:paraId="6B07C5F4" w14:textId="77777777" w:rsidR="00FB4191" w:rsidRDefault="00000000">
      <w:pPr>
        <w:pStyle w:val="ListParagraph"/>
        <w:numPr>
          <w:ilvl w:val="0"/>
          <w:numId w:val="1"/>
        </w:numPr>
        <w:spacing w:after="70" w:line="264" w:lineRule="auto"/>
      </w:pPr>
      <w:r>
        <w:rPr>
          <w:b/>
          <w:bCs/>
        </w:rPr>
        <w:t xml:space="preserve">One queue for Intake. </w:t>
      </w:r>
      <w:r>
        <w:t>Every DMER the pipeline handles, including those it routes to a person, lands in the new AI Processed Queue, kept separate from DPS General and DPS Unknown DLs. Once the pilot is live, Intake checks only that queue. The pipeline reads the licence number from the page and matches it to the driver's record, replacing the manual DPS Unknown DLs lookup.</w:t>
      </w:r>
    </w:p>
    <w:p w14:paraId="6B07C5F4" w14:textId="77777777" w:rsidR="00FB4191" w:rsidRDefault="00000000">
      <w:pPr>
        <w:pStyle w:val="ListParagraph"/>
        <w:numPr>
          <w:ilvl w:val="0"/>
          <w:numId w:val="1"/>
        </w:numPr>
        <w:spacing w:after="70" w:line="264" w:lineRule="auto"/>
      </w:pPr>
      <w:r>
        <w:rPr>
          <w:b/>
          <w:bCs/>
        </w:rPr>
        <w:t xml:space="preserve">Two pages are automated; more are not. </w:t>
      </w:r>
      <w:r>
        <w:t>A DMER of two pages — the form plus the standard instruction page — is processed automatically. A DMER with additional pages (an attached medical report) is not processed automatically in this pilot: it goes straight to Intake for manual review and is never marked as a duplicate.</w:t>
      </w:r>
    </w:p>
    <w:p w14:paraId="6B07C5F4" w14:textId="77777777" w:rsidR="00FB4191" w:rsidRDefault="00000000">
      <w:pPr>
        <w:pStyle w:val="ListParagraph"/>
        <w:numPr>
          <w:ilvl w:val="0"/>
          <w:numId w:val="1"/>
        </w:numPr>
        <w:spacing w:after="70" w:line="264" w:lineRule="auto"/>
      </w:pPr>
      <w:r>
        <w:rPr>
          <w:b/>
          <w:bCs/>
        </w:rPr>
        <w:t xml:space="preserve">Only DMERs still waiting to be worked are compared. </w:t>
      </w:r>
      <w:r>
        <w:t>Duplicate detection compares the waiting DMERs for a driver. It does not look back at DMERs already decided and closed out, and it does not use the driver-record status field staff check today, because the pilot has no access to ICBC's driver information.</w:t>
      </w:r>
    </w:p>
    <w:p w14:paraId="6B07C5F4" w14:textId="77777777" w:rsidR="00FB4191" w:rsidRDefault="00000000">
      <w:pPr>
        <w:pStyle w:val="ListParagraph"/>
        <w:numPr>
          <w:ilvl w:val="0"/>
          <w:numId w:val="1"/>
        </w:numPr>
        <w:spacing w:after="70" w:line="264" w:lineRule="auto"/>
      </w:pPr>
      <w:r>
        <w:rPr>
          <w:b/>
          <w:bCs/>
        </w:rPr>
        <w:t xml:space="preserve">No fax-number judgement. </w:t>
      </w:r>
      <w:r>
        <w:t>Accepting an incomplete DMER because the sending fax number belongs to a known medical office is out of scope. Such a DMER is sent to a person.</w:t>
      </w:r>
    </w:p>
    <w:p w14:paraId="6B07C5F4" w14:textId="77777777" w:rsidR="00FB4191" w:rsidRDefault="00000000">
      <w:pPr>
        <w:pStyle w:val="ListParagraph"/>
        <w:numPr>
          <w:ilvl w:val="0"/>
          <w:numId w:val="1"/>
        </w:numPr>
        <w:spacing w:after="70" w:line="264" w:lineRule="auto"/>
      </w:pPr>
      <w:r>
        <w:rPr>
          <w:b/>
          <w:bCs/>
        </w:rPr>
        <w:t xml:space="preserve">Case status is checked, not inferred. </w:t>
      </w:r>
      <w:r>
        <w:t>Whether the driver has an open case is checked live on every decision, never inferred from how the original notice was issued, so today's inconsistency does not carry over.</w:t>
      </w:r>
    </w:p>
    <w:p w14:paraId="7321BA6B" w14:textId="77777777" w:rsidR="00FB4191" w:rsidRDefault="00000000">
      <w:pPr>
        <w:spacing w:after="130" w:line="276" w:lineRule="auto"/>
      </w:pPr>
      <w:r>
        <w:rPr>
          <w:b/>
          <w:bCs/>
        </w:rPr>
        <w:t>Known limitations accepted for the pilot</w:t>
      </w:r>
    </w:p>
    <w:p w14:paraId="6B07C5F4" w14:textId="77777777" w:rsidR="00FB4191" w:rsidRDefault="00000000">
      <w:pPr>
        <w:pStyle w:val="ListParagraph"/>
        <w:numPr>
          <w:ilvl w:val="0"/>
          <w:numId w:val="1"/>
        </w:numPr>
        <w:spacing w:after="70" w:line="264" w:lineRule="auto"/>
      </w:pPr>
      <w:r>
        <w:rPr>
          <w:b/>
          <w:bCs/>
        </w:rPr>
        <w:t xml:space="preserve">Duplicates of closed-out DMERs are not caught. </w:t>
      </w:r>
      <w:r>
        <w:t>A duplicate that arrives after its matching DMER has been decided and closed out is processed as a new, standalone DMER. This follows from the lack of ICBC driver information access, not from the comparison itself.</w:t>
      </w:r>
    </w:p>
    <w:p w14:paraId="6B07C5F4" w14:textId="77777777" w:rsidR="00FB4191" w:rsidRDefault="00000000">
      <w:pPr>
        <w:pStyle w:val="ListParagraph"/>
        <w:numPr>
          <w:ilvl w:val="0"/>
          <w:numId w:val="1"/>
        </w:numPr>
        <w:spacing w:after="70" w:line="264" w:lineRule="auto"/>
      </w:pPr>
      <w:r>
        <w:rPr>
          <w:b/>
          <w:bCs/>
        </w:rPr>
        <w:t xml:space="preserve">Report-attached duplicates are not paired. </w:t>
      </w:r>
      <w:r>
        <w:t>If two DMERs are duplicates but only one has a medical report attached, the one with the report goes to a person without being marked as a duplicate and the other is processed on its own. A person makes the connection manually.</w:t>
      </w:r>
    </w:p>
    <w:p w14:paraId="01F1E337" w14:textId="77777777" w:rsidR="00FB4191" w:rsidRDefault="00000000">
      <w:pPr>
        <w:pStyle w:val="Heading1"/>
        <w:spacing w:after="130"/>
      </w:pPr>
      <w:bookmarkStart w:id="2" w:name="_Toc240729575"/>
      <w:r>
        <w:t>2.  What changed from the initial architecture</w:t>
      </w:r>
      <w:bookmarkEnd w:id="2"/>
    </w:p>
    <w:p w14:paraId="37A656A0" w14:textId="77777777" w:rsidR="00FB4191" w:rsidRDefault="00000000">
      <w:pPr>
        <w:spacing w:after="130" w:line="276" w:lineRule="auto"/>
      </w:pPr>
      <w:r>
        <w:t>The table below is the summary for reviewers who already know the first draft. Each change is specified in full later in the document.</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500"/>
        <w:gridCol w:w="3400"/>
        <w:gridCol w:w="3460"/>
      </w:tblGrid>
      <w:tr w:rsidR="00FB4191" w14:paraId="593F6BD4" w14:textId="77777777">
        <w:tblPrEx>
          <w:tblCellMar>
            <w:top w:w="0" w:type="dxa"/>
            <w:bottom w:w="0" w:type="dxa"/>
          </w:tblCellMar>
        </w:tblPrEx>
        <w:trPr>
          <w:cantSplit/>
          <w:tblHeader/>
        </w:trPr>
        <w:tc>
          <w:tcPr>
            <w:tcW w:w="2500" w:type="dxa"/>
            <w:shd w:val="clear" w:color="auto" w:fill="1F4E79"/>
            <w:tcMar>
              <w:top w:w="60" w:type="dxa"/>
              <w:left w:w="110" w:type="dxa"/>
              <w:bottom w:w="60" w:type="dxa"/>
              <w:right w:w="110" w:type="dxa"/>
            </w:tcMar>
          </w:tcPr>
          <w:p w14:paraId="035600F6" w14:textId="77777777" w:rsidR="00FB4191" w:rsidRDefault="00000000">
            <w:pPr>
              <w:spacing w:before="40" w:after="40" w:line="250" w:lineRule="auto"/>
            </w:pPr>
            <w:r>
              <w:rPr>
                <w:b/>
                <w:bCs/>
                <w:color w:val="FFFFFF"/>
                <w:sz w:val="19"/>
                <w:szCs w:val="19"/>
              </w:rPr>
              <w:t>Area</w:t>
            </w:r>
          </w:p>
        </w:tc>
        <w:tc>
          <w:tcPr>
            <w:tcW w:w="3400" w:type="dxa"/>
            <w:shd w:val="clear" w:color="auto" w:fill="1F4E79"/>
            <w:tcMar>
              <w:top w:w="60" w:type="dxa"/>
              <w:left w:w="110" w:type="dxa"/>
              <w:bottom w:w="60" w:type="dxa"/>
              <w:right w:w="110" w:type="dxa"/>
            </w:tcMar>
          </w:tcPr>
          <w:p w14:paraId="156F96C4" w14:textId="77777777" w:rsidR="00FB4191" w:rsidRDefault="00000000">
            <w:pPr>
              <w:spacing w:before="40" w:after="40" w:line="250" w:lineRule="auto"/>
            </w:pPr>
            <w:r>
              <w:rPr>
                <w:b/>
                <w:bCs/>
                <w:color w:val="FFFFFF"/>
                <w:sz w:val="19"/>
                <w:szCs w:val="19"/>
              </w:rPr>
              <w:t>Change</w:t>
            </w:r>
          </w:p>
        </w:tc>
        <w:tc>
          <w:tcPr>
            <w:tcW w:w="3460" w:type="dxa"/>
            <w:shd w:val="clear" w:color="auto" w:fill="1F4E79"/>
            <w:tcMar>
              <w:top w:w="60" w:type="dxa"/>
              <w:left w:w="110" w:type="dxa"/>
              <w:bottom w:w="60" w:type="dxa"/>
              <w:right w:w="110" w:type="dxa"/>
            </w:tcMar>
          </w:tcPr>
          <w:p w14:paraId="74F795EC" w14:textId="77777777" w:rsidR="00FB4191" w:rsidRDefault="00000000">
            <w:pPr>
              <w:spacing w:before="40" w:after="40" w:line="250" w:lineRule="auto"/>
            </w:pPr>
            <w:r>
              <w:rPr>
                <w:b/>
                <w:bCs/>
                <w:color w:val="FFFFFF"/>
                <w:sz w:val="19"/>
                <w:szCs w:val="19"/>
              </w:rPr>
              <w:t>Reason</w:t>
            </w:r>
          </w:p>
        </w:tc>
      </w:tr>
      <w:tr w:rsidR="00FB4191" w14:paraId="450CB948" w14:textId="77777777">
        <w:tblPrEx>
          <w:tblCellMar>
            <w:top w:w="0" w:type="dxa"/>
            <w:bottom w:w="0" w:type="dxa"/>
          </w:tblCellMar>
        </w:tblPrEx>
        <w:trPr>
          <w:cantSplit/>
        </w:trPr>
        <w:tc>
          <w:tcPr>
            <w:tcW w:w="2500" w:type="dxa"/>
            <w:tcMar>
              <w:top w:w="60" w:type="dxa"/>
              <w:left w:w="110" w:type="dxa"/>
              <w:bottom w:w="60" w:type="dxa"/>
              <w:right w:w="110" w:type="dxa"/>
            </w:tcMar>
          </w:tcPr>
          <w:p w14:paraId="71188FD6" w14:textId="77777777" w:rsidR="00FB4191" w:rsidRDefault="00000000">
            <w:pPr>
              <w:spacing w:before="40" w:after="40" w:line="250" w:lineRule="auto"/>
            </w:pPr>
            <w:r>
              <w:rPr>
                <w:sz w:val="19"/>
                <w:szCs w:val="19"/>
              </w:rPr>
              <w:t>Decision gateway</w:t>
            </w:r>
          </w:p>
        </w:tc>
        <w:tc>
          <w:tcPr>
            <w:tcW w:w="3400" w:type="dxa"/>
            <w:tcMar>
              <w:top w:w="60" w:type="dxa"/>
              <w:left w:w="110" w:type="dxa"/>
              <w:bottom w:w="60" w:type="dxa"/>
              <w:right w:w="110" w:type="dxa"/>
            </w:tcMar>
          </w:tcPr>
          <w:p w14:paraId="5652ED31" w14:textId="77777777" w:rsidR="00FB4191" w:rsidRDefault="00000000">
            <w:pPr>
              <w:spacing w:before="40" w:after="40" w:line="250" w:lineRule="auto"/>
            </w:pPr>
            <w:r>
              <w:rPr>
                <w:sz w:val="19"/>
                <w:szCs w:val="19"/>
              </w:rPr>
              <w:t>Split the durable workflow into a per-document orchestration and a per-driver orchestration, serialized per driver by Service Bus session or Durable Entity.</w:t>
            </w:r>
          </w:p>
        </w:tc>
        <w:tc>
          <w:tcPr>
            <w:tcW w:w="3460" w:type="dxa"/>
            <w:tcMar>
              <w:top w:w="60" w:type="dxa"/>
              <w:left w:w="110" w:type="dxa"/>
              <w:bottom w:w="60" w:type="dxa"/>
              <w:right w:w="110" w:type="dxa"/>
            </w:tcMar>
          </w:tcPr>
          <w:p w14:paraId="466252BB" w14:textId="77777777" w:rsidR="00FB4191" w:rsidRDefault="00000000">
            <w:pPr>
              <w:spacing w:before="40" w:after="40" w:line="250" w:lineRule="auto"/>
            </w:pPr>
            <w:r>
              <w:rPr>
                <w:sz w:val="19"/>
                <w:szCs w:val="19"/>
              </w:rPr>
              <w:t>In the original design every document independently asked whether the rest of the driver's documents were finished. Two documents finishing at the same time either both stand down (outcome never posted) or both proceed (conflicting outcomes posted).</w:t>
            </w:r>
          </w:p>
        </w:tc>
      </w:tr>
      <w:tr w:rsidR="00FB4191" w14:paraId="1FC7B8BB"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142CE7D6" w14:textId="77777777" w:rsidR="00FB4191" w:rsidRDefault="00000000">
            <w:pPr>
              <w:spacing w:before="40" w:after="40" w:line="250" w:lineRule="auto"/>
            </w:pPr>
            <w:r>
              <w:rPr>
                <w:sz w:val="19"/>
                <w:szCs w:val="19"/>
              </w:rPr>
              <w:t>Waiting state</w:t>
            </w:r>
          </w:p>
        </w:tc>
        <w:tc>
          <w:tcPr>
            <w:tcW w:w="3400" w:type="dxa"/>
            <w:shd w:val="clear" w:color="auto" w:fill="EEF3F9"/>
            <w:tcMar>
              <w:top w:w="60" w:type="dxa"/>
              <w:left w:w="110" w:type="dxa"/>
              <w:bottom w:w="60" w:type="dxa"/>
              <w:right w:w="110" w:type="dxa"/>
            </w:tcMar>
          </w:tcPr>
          <w:p w14:paraId="19C6A6B4" w14:textId="77777777" w:rsidR="00FB4191" w:rsidRDefault="00000000">
            <w:pPr>
              <w:spacing w:before="40" w:after="40" w:line="250" w:lineRule="auto"/>
            </w:pPr>
            <w:r>
              <w:rPr>
                <w:sz w:val="19"/>
                <w:szCs w:val="19"/>
              </w:rPr>
              <w:t>"All documents for this driver are not yet processed" becomes an explicit driver_evaluation row, not an implicit do-nothing branch.</w:t>
            </w:r>
          </w:p>
        </w:tc>
        <w:tc>
          <w:tcPr>
            <w:tcW w:w="3460" w:type="dxa"/>
            <w:shd w:val="clear" w:color="auto" w:fill="EEF3F9"/>
            <w:tcMar>
              <w:top w:w="60" w:type="dxa"/>
              <w:left w:w="110" w:type="dxa"/>
              <w:bottom w:w="60" w:type="dxa"/>
              <w:right w:w="110" w:type="dxa"/>
            </w:tcMar>
          </w:tcPr>
          <w:p w14:paraId="74F61670" w14:textId="77777777" w:rsidR="00FB4191" w:rsidRDefault="00000000">
            <w:pPr>
              <w:spacing w:before="40" w:after="40" w:line="250" w:lineRule="auto"/>
            </w:pPr>
            <w:r>
              <w:rPr>
                <w:sz w:val="19"/>
                <w:szCs w:val="19"/>
              </w:rPr>
              <w:t>A row can be found by a sweeper and reported on. A code path that silently returns cannot.</w:t>
            </w:r>
          </w:p>
        </w:tc>
      </w:tr>
      <w:tr w:rsidR="00FB4191" w14:paraId="43CD0A81" w14:textId="77777777">
        <w:tblPrEx>
          <w:tblCellMar>
            <w:top w:w="0" w:type="dxa"/>
            <w:bottom w:w="0" w:type="dxa"/>
          </w:tblCellMar>
        </w:tblPrEx>
        <w:trPr>
          <w:cantSplit/>
        </w:trPr>
        <w:tc>
          <w:tcPr>
            <w:tcW w:w="2500" w:type="dxa"/>
            <w:tcMar>
              <w:top w:w="60" w:type="dxa"/>
              <w:left w:w="110" w:type="dxa"/>
              <w:bottom w:w="60" w:type="dxa"/>
              <w:right w:w="110" w:type="dxa"/>
            </w:tcMar>
          </w:tcPr>
          <w:p w14:paraId="4C06A318" w14:textId="77777777" w:rsidR="00FB4191" w:rsidRDefault="00000000">
            <w:pPr>
              <w:spacing w:before="40" w:after="40" w:line="250" w:lineRule="auto"/>
            </w:pPr>
            <w:r>
              <w:rPr>
                <w:sz w:val="19"/>
                <w:szCs w:val="19"/>
              </w:rPr>
              <w:t>Ingest function</w:t>
            </w:r>
          </w:p>
        </w:tc>
        <w:tc>
          <w:tcPr>
            <w:tcW w:w="3400" w:type="dxa"/>
            <w:tcMar>
              <w:top w:w="60" w:type="dxa"/>
              <w:left w:w="110" w:type="dxa"/>
              <w:bottom w:w="60" w:type="dxa"/>
              <w:right w:w="110" w:type="dxa"/>
            </w:tcMar>
          </w:tcPr>
          <w:p w14:paraId="35AB9C4C" w14:textId="77777777" w:rsidR="00FB4191" w:rsidRDefault="00000000">
            <w:pPr>
              <w:spacing w:before="40" w:after="40" w:line="250" w:lineRule="auto"/>
            </w:pPr>
            <w:r>
              <w:rPr>
                <w:sz w:val="19"/>
                <w:szCs w:val="19"/>
              </w:rPr>
              <w:t>Split into a page poller and a per-document ingest function.</w:t>
            </w:r>
          </w:p>
        </w:tc>
        <w:tc>
          <w:tcPr>
            <w:tcW w:w="3460" w:type="dxa"/>
            <w:tcMar>
              <w:top w:w="60" w:type="dxa"/>
              <w:left w:w="110" w:type="dxa"/>
              <w:bottom w:w="60" w:type="dxa"/>
              <w:right w:w="110" w:type="dxa"/>
            </w:tcMar>
          </w:tcPr>
          <w:p w14:paraId="1397DB84" w14:textId="77777777" w:rsidR="00FB4191" w:rsidRDefault="00000000">
            <w:pPr>
              <w:spacing w:before="40" w:after="40" w:line="250" w:lineRule="auto"/>
            </w:pPr>
            <w:r>
              <w:rPr>
                <w:sz w:val="19"/>
                <w:szCs w:val="19"/>
              </w:rPr>
              <w:t>One bad document in a page of fifty should not fail and re-download the other forty-nine. Per-document messages give per-document retry and dead-lettering.</w:t>
            </w:r>
          </w:p>
        </w:tc>
      </w:tr>
      <w:tr w:rsidR="00FB4191" w14:paraId="554CEBDF"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2C18CF81" w14:textId="77777777" w:rsidR="00FB4191" w:rsidRDefault="00000000">
            <w:pPr>
              <w:spacing w:before="40" w:after="40" w:line="250" w:lineRule="auto"/>
            </w:pPr>
            <w:r>
              <w:rPr>
                <w:sz w:val="19"/>
                <w:szCs w:val="19"/>
              </w:rPr>
              <w:lastRenderedPageBreak/>
              <w:t>Driver resolution</w:t>
            </w:r>
          </w:p>
        </w:tc>
        <w:tc>
          <w:tcPr>
            <w:tcW w:w="3400" w:type="dxa"/>
            <w:shd w:val="clear" w:color="auto" w:fill="EEF3F9"/>
            <w:tcMar>
              <w:top w:w="60" w:type="dxa"/>
              <w:left w:w="110" w:type="dxa"/>
              <w:bottom w:w="60" w:type="dxa"/>
              <w:right w:w="110" w:type="dxa"/>
            </w:tcMar>
          </w:tcPr>
          <w:p w14:paraId="4EDD5D22" w14:textId="77777777" w:rsidR="00FB4191" w:rsidRDefault="00000000">
            <w:pPr>
              <w:spacing w:before="40" w:after="40" w:line="250" w:lineRule="auto"/>
            </w:pPr>
            <w:r>
              <w:rPr>
                <w:sz w:val="19"/>
                <w:szCs w:val="19"/>
              </w:rPr>
              <w:t>Move licence reading and driver_key resolution into the extraction stage instead of the decision gateway.</w:t>
            </w:r>
          </w:p>
        </w:tc>
        <w:tc>
          <w:tcPr>
            <w:tcW w:w="3460" w:type="dxa"/>
            <w:shd w:val="clear" w:color="auto" w:fill="EEF3F9"/>
            <w:tcMar>
              <w:top w:w="60" w:type="dxa"/>
              <w:left w:w="110" w:type="dxa"/>
              <w:bottom w:w="60" w:type="dxa"/>
              <w:right w:w="110" w:type="dxa"/>
            </w:tcMar>
          </w:tcPr>
          <w:p w14:paraId="1D4AAFF4" w14:textId="77777777" w:rsidR="00FB4191" w:rsidRDefault="00000000">
            <w:pPr>
              <w:spacing w:before="40" w:after="40" w:line="250" w:lineRule="auto"/>
            </w:pPr>
            <w:r>
              <w:rPr>
                <w:sz w:val="19"/>
                <w:szCs w:val="19"/>
              </w:rPr>
              <w:t>Documents must be grouped by driver from the start, including when Mercury returned no driver object. It also lets the expected document count be known while waiting rather than only at the end.</w:t>
            </w:r>
          </w:p>
        </w:tc>
      </w:tr>
      <w:tr w:rsidR="00FB4191" w14:paraId="1D662068" w14:textId="77777777">
        <w:tblPrEx>
          <w:tblCellMar>
            <w:top w:w="0" w:type="dxa"/>
            <w:bottom w:w="0" w:type="dxa"/>
          </w:tblCellMar>
        </w:tblPrEx>
        <w:trPr>
          <w:cantSplit/>
        </w:trPr>
        <w:tc>
          <w:tcPr>
            <w:tcW w:w="2500" w:type="dxa"/>
            <w:tcMar>
              <w:top w:w="60" w:type="dxa"/>
              <w:left w:w="110" w:type="dxa"/>
              <w:bottom w:w="60" w:type="dxa"/>
              <w:right w:w="110" w:type="dxa"/>
            </w:tcMar>
          </w:tcPr>
          <w:p w14:paraId="0301A7C0" w14:textId="77777777" w:rsidR="00FB4191" w:rsidRDefault="00000000">
            <w:pPr>
              <w:spacing w:before="40" w:after="40" w:line="250" w:lineRule="auto"/>
            </w:pPr>
            <w:r>
              <w:rPr>
                <w:sz w:val="19"/>
                <w:szCs w:val="19"/>
              </w:rPr>
              <w:t>Cut-off detection</w:t>
            </w:r>
          </w:p>
        </w:tc>
        <w:tc>
          <w:tcPr>
            <w:tcW w:w="3400" w:type="dxa"/>
            <w:tcMar>
              <w:top w:w="60" w:type="dxa"/>
              <w:left w:w="110" w:type="dxa"/>
              <w:bottom w:w="60" w:type="dxa"/>
              <w:right w:w="110" w:type="dxa"/>
            </w:tcMar>
          </w:tcPr>
          <w:p w14:paraId="718D2D24" w14:textId="77777777" w:rsidR="00FB4191" w:rsidRDefault="00000000">
            <w:pPr>
              <w:spacing w:before="40" w:after="40" w:line="250" w:lineRule="auto"/>
            </w:pPr>
            <w:r>
              <w:rPr>
                <w:sz w:val="19"/>
                <w:szCs w:val="19"/>
              </w:rPr>
              <w:t>Performed in the extraction processor and persisted as three separate flags.</w:t>
            </w:r>
          </w:p>
        </w:tc>
        <w:tc>
          <w:tcPr>
            <w:tcW w:w="3460" w:type="dxa"/>
            <w:tcMar>
              <w:top w:w="60" w:type="dxa"/>
              <w:left w:w="110" w:type="dxa"/>
              <w:bottom w:w="60" w:type="dxa"/>
              <w:right w:w="110" w:type="dxa"/>
            </w:tcMar>
          </w:tcPr>
          <w:p w14:paraId="5009A75B" w14:textId="77777777" w:rsidR="00FB4191" w:rsidRDefault="00000000">
            <w:pPr>
              <w:spacing w:before="40" w:after="40" w:line="250" w:lineRule="auto"/>
            </w:pPr>
            <w:r>
              <w:rPr>
                <w:sz w:val="19"/>
                <w:szCs w:val="19"/>
              </w:rPr>
              <w:t>It is a cheap geometric check on the OCR output and it is needed as an input to the decision gateway, not a late re-read.</w:t>
            </w:r>
          </w:p>
        </w:tc>
      </w:tr>
      <w:tr w:rsidR="00FB4191" w14:paraId="23B72A72"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71F60128" w14:textId="77777777" w:rsidR="00FB4191" w:rsidRDefault="00000000">
            <w:pPr>
              <w:spacing w:before="40" w:after="40" w:line="250" w:lineRule="auto"/>
            </w:pPr>
            <w:r>
              <w:rPr>
                <w:sz w:val="19"/>
                <w:szCs w:val="19"/>
              </w:rPr>
              <w:t>Normalizer service</w:t>
            </w:r>
          </w:p>
        </w:tc>
        <w:tc>
          <w:tcPr>
            <w:tcW w:w="3400" w:type="dxa"/>
            <w:shd w:val="clear" w:color="auto" w:fill="EEF3F9"/>
            <w:tcMar>
              <w:top w:w="60" w:type="dxa"/>
              <w:left w:w="110" w:type="dxa"/>
              <w:bottom w:w="60" w:type="dxa"/>
              <w:right w:w="110" w:type="dxa"/>
            </w:tcMar>
          </w:tcPr>
          <w:p w14:paraId="05975166" w14:textId="77777777" w:rsidR="00FB4191" w:rsidRDefault="00000000">
            <w:pPr>
              <w:spacing w:before="40" w:after="40" w:line="250" w:lineRule="auto"/>
            </w:pPr>
            <w:r>
              <w:rPr>
                <w:sz w:val="19"/>
                <w:szCs w:val="19"/>
              </w:rPr>
              <w:t>Delivered as a Durable Functions activity calling Azure OpenAI directly, not as a container app.</w:t>
            </w:r>
          </w:p>
        </w:tc>
        <w:tc>
          <w:tcPr>
            <w:tcW w:w="3460" w:type="dxa"/>
            <w:shd w:val="clear" w:color="auto" w:fill="EEF3F9"/>
            <w:tcMar>
              <w:top w:w="60" w:type="dxa"/>
              <w:left w:w="110" w:type="dxa"/>
              <w:bottom w:w="60" w:type="dxa"/>
              <w:right w:w="110" w:type="dxa"/>
            </w:tcMar>
          </w:tcPr>
          <w:p w14:paraId="191A5EE5" w14:textId="77777777" w:rsidR="00FB4191" w:rsidRDefault="00000000">
            <w:pPr>
              <w:spacing w:before="40" w:after="40" w:line="250" w:lineRule="auto"/>
            </w:pPr>
            <w:r>
              <w:rPr>
                <w:sz w:val="19"/>
                <w:szCs w:val="19"/>
              </w:rPr>
              <w:t>The endpoint is reachable with a key. Even when it moves to a private endpoint, a Function with VNet integration reaches it. A container app adds deployment and networking with no benefit.</w:t>
            </w:r>
          </w:p>
        </w:tc>
      </w:tr>
      <w:tr w:rsidR="00FB4191" w14:paraId="1A066B46" w14:textId="77777777">
        <w:tblPrEx>
          <w:tblCellMar>
            <w:top w:w="0" w:type="dxa"/>
            <w:bottom w:w="0" w:type="dxa"/>
          </w:tblCellMar>
        </w:tblPrEx>
        <w:trPr>
          <w:cantSplit/>
        </w:trPr>
        <w:tc>
          <w:tcPr>
            <w:tcW w:w="2500" w:type="dxa"/>
            <w:tcMar>
              <w:top w:w="60" w:type="dxa"/>
              <w:left w:w="110" w:type="dxa"/>
              <w:bottom w:w="60" w:type="dxa"/>
              <w:right w:w="110" w:type="dxa"/>
            </w:tcMar>
          </w:tcPr>
          <w:p w14:paraId="44E4142E" w14:textId="77777777" w:rsidR="00FB4191" w:rsidRDefault="00000000">
            <w:pPr>
              <w:spacing w:before="40" w:after="40" w:line="250" w:lineRule="auto"/>
            </w:pPr>
            <w:r>
              <w:rPr>
                <w:sz w:val="19"/>
                <w:szCs w:val="19"/>
              </w:rPr>
              <w:t>Rule engine</w:t>
            </w:r>
          </w:p>
        </w:tc>
        <w:tc>
          <w:tcPr>
            <w:tcW w:w="3400" w:type="dxa"/>
            <w:tcMar>
              <w:top w:w="60" w:type="dxa"/>
              <w:left w:w="110" w:type="dxa"/>
              <w:bottom w:w="60" w:type="dxa"/>
              <w:right w:w="110" w:type="dxa"/>
            </w:tcMar>
          </w:tcPr>
          <w:p w14:paraId="7CE70E76" w14:textId="77777777" w:rsidR="00FB4191" w:rsidRDefault="00000000">
            <w:pPr>
              <w:spacing w:before="40" w:after="40" w:line="250" w:lineRule="auto"/>
            </w:pPr>
            <w:r>
              <w:rPr>
                <w:sz w:val="19"/>
                <w:szCs w:val="19"/>
              </w:rPr>
              <w:t>Runs as an in-process library inside a Durable activity.</w:t>
            </w:r>
          </w:p>
        </w:tc>
        <w:tc>
          <w:tcPr>
            <w:tcW w:w="3460" w:type="dxa"/>
            <w:tcMar>
              <w:top w:w="60" w:type="dxa"/>
              <w:left w:w="110" w:type="dxa"/>
              <w:bottom w:w="60" w:type="dxa"/>
              <w:right w:w="110" w:type="dxa"/>
            </w:tcMar>
          </w:tcPr>
          <w:p w14:paraId="4722B855" w14:textId="77777777" w:rsidR="00FB4191" w:rsidRDefault="00000000">
            <w:pPr>
              <w:spacing w:before="40" w:after="40" w:line="250" w:lineRule="auto"/>
            </w:pPr>
            <w:r>
              <w:rPr>
                <w:sz w:val="19"/>
                <w:szCs w:val="19"/>
              </w:rPr>
              <w:t>GoRules / Zen is a library, not a service.</w:t>
            </w:r>
          </w:p>
        </w:tc>
      </w:tr>
      <w:tr w:rsidR="00FB4191" w14:paraId="383A1EF2"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034E2078" w14:textId="77777777" w:rsidR="00FB4191" w:rsidRDefault="00000000">
            <w:pPr>
              <w:spacing w:before="40" w:after="40" w:line="250" w:lineRule="auto"/>
            </w:pPr>
            <w:r>
              <w:rPr>
                <w:sz w:val="19"/>
                <w:szCs w:val="19"/>
              </w:rPr>
              <w:t>Database</w:t>
            </w:r>
          </w:p>
        </w:tc>
        <w:tc>
          <w:tcPr>
            <w:tcW w:w="3400" w:type="dxa"/>
            <w:shd w:val="clear" w:color="auto" w:fill="EEF3F9"/>
            <w:tcMar>
              <w:top w:w="60" w:type="dxa"/>
              <w:left w:w="110" w:type="dxa"/>
              <w:bottom w:w="60" w:type="dxa"/>
              <w:right w:w="110" w:type="dxa"/>
            </w:tcMar>
          </w:tcPr>
          <w:p w14:paraId="67404C5F" w14:textId="77777777" w:rsidR="00FB4191" w:rsidRDefault="00000000">
            <w:pPr>
              <w:spacing w:before="40" w:after="40" w:line="250" w:lineRule="auto"/>
            </w:pPr>
            <w:r>
              <w:rPr>
                <w:sz w:val="19"/>
                <w:szCs w:val="19"/>
              </w:rPr>
              <w:t>Stage status and artifact URLs move from per-stage columns on one table to a dmer_stage_run audit table, plus a small set of denormalized pointers.</w:t>
            </w:r>
          </w:p>
        </w:tc>
        <w:tc>
          <w:tcPr>
            <w:tcW w:w="3460" w:type="dxa"/>
            <w:shd w:val="clear" w:color="auto" w:fill="EEF3F9"/>
            <w:tcMar>
              <w:top w:w="60" w:type="dxa"/>
              <w:left w:w="110" w:type="dxa"/>
              <w:bottom w:w="60" w:type="dxa"/>
              <w:right w:w="110" w:type="dxa"/>
            </w:tcMar>
          </w:tcPr>
          <w:p w14:paraId="28BEBBDF" w14:textId="77777777" w:rsidR="00FB4191" w:rsidRDefault="00000000">
            <w:pPr>
              <w:spacing w:before="40" w:after="40" w:line="250" w:lineRule="auto"/>
            </w:pPr>
            <w:r>
              <w:rPr>
                <w:sz w:val="19"/>
                <w:szCs w:val="19"/>
              </w:rPr>
              <w:t>Per-stage columns lose attempt history and force a schema change for every new stage.</w:t>
            </w:r>
          </w:p>
        </w:tc>
      </w:tr>
      <w:tr w:rsidR="00FB4191" w14:paraId="11AAA1BA" w14:textId="77777777">
        <w:tblPrEx>
          <w:tblCellMar>
            <w:top w:w="0" w:type="dxa"/>
            <w:bottom w:w="0" w:type="dxa"/>
          </w:tblCellMar>
        </w:tblPrEx>
        <w:trPr>
          <w:cantSplit/>
        </w:trPr>
        <w:tc>
          <w:tcPr>
            <w:tcW w:w="2500" w:type="dxa"/>
            <w:tcMar>
              <w:top w:w="60" w:type="dxa"/>
              <w:left w:w="110" w:type="dxa"/>
              <w:bottom w:w="60" w:type="dxa"/>
              <w:right w:w="110" w:type="dxa"/>
            </w:tcMar>
          </w:tcPr>
          <w:p w14:paraId="28C207F3" w14:textId="77777777" w:rsidR="00FB4191" w:rsidRDefault="00000000">
            <w:pPr>
              <w:spacing w:before="40" w:after="40" w:line="250" w:lineRule="auto"/>
            </w:pPr>
            <w:r>
              <w:rPr>
                <w:sz w:val="19"/>
                <w:szCs w:val="19"/>
              </w:rPr>
              <w:t>Mercury write-back</w:t>
            </w:r>
          </w:p>
        </w:tc>
        <w:tc>
          <w:tcPr>
            <w:tcW w:w="3400" w:type="dxa"/>
            <w:tcMar>
              <w:top w:w="60" w:type="dxa"/>
              <w:left w:w="110" w:type="dxa"/>
              <w:bottom w:w="60" w:type="dxa"/>
              <w:right w:w="110" w:type="dxa"/>
            </w:tcMar>
          </w:tcPr>
          <w:p w14:paraId="36B7CD8B" w14:textId="77777777" w:rsidR="00FB4191" w:rsidRDefault="00000000">
            <w:pPr>
              <w:spacing w:before="40" w:after="40" w:line="250" w:lineRule="auto"/>
            </w:pPr>
            <w:r>
              <w:rPr>
                <w:sz w:val="19"/>
                <w:szCs w:val="19"/>
              </w:rPr>
              <w:t>Introduce a mercury_outbox table written in the same transaction as the decision, drained by a publisher function.</w:t>
            </w:r>
          </w:p>
        </w:tc>
        <w:tc>
          <w:tcPr>
            <w:tcW w:w="3460" w:type="dxa"/>
            <w:tcMar>
              <w:top w:w="60" w:type="dxa"/>
              <w:left w:w="110" w:type="dxa"/>
              <w:bottom w:w="60" w:type="dxa"/>
              <w:right w:w="110" w:type="dxa"/>
            </w:tcMar>
          </w:tcPr>
          <w:p w14:paraId="44552649" w14:textId="77777777" w:rsidR="00FB4191" w:rsidRDefault="00000000">
            <w:pPr>
              <w:spacing w:before="40" w:after="40" w:line="250" w:lineRule="auto"/>
            </w:pPr>
            <w:r>
              <w:rPr>
                <w:sz w:val="19"/>
                <w:szCs w:val="19"/>
              </w:rPr>
              <w:t>Guarantees the decision and the intent to publish it cannot diverge, and that a Mercury outage delays an update rather than losing it.</w:t>
            </w:r>
          </w:p>
        </w:tc>
      </w:tr>
      <w:tr w:rsidR="00FB4191" w14:paraId="45F0DF02"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5A0B22ED" w14:textId="77777777" w:rsidR="00FB4191" w:rsidRDefault="00000000">
            <w:pPr>
              <w:spacing w:before="40" w:after="40" w:line="250" w:lineRule="auto"/>
            </w:pPr>
            <w:r>
              <w:rPr>
                <w:sz w:val="19"/>
                <w:szCs w:val="19"/>
              </w:rPr>
              <w:t>Failure handling</w:t>
            </w:r>
          </w:p>
        </w:tc>
        <w:tc>
          <w:tcPr>
            <w:tcW w:w="3400" w:type="dxa"/>
            <w:shd w:val="clear" w:color="auto" w:fill="EEF3F9"/>
            <w:tcMar>
              <w:top w:w="60" w:type="dxa"/>
              <w:left w:w="110" w:type="dxa"/>
              <w:bottom w:w="60" w:type="dxa"/>
              <w:right w:w="110" w:type="dxa"/>
            </w:tcMar>
          </w:tcPr>
          <w:p w14:paraId="7847CD70" w14:textId="77777777" w:rsidR="00FB4191" w:rsidRDefault="00000000">
            <w:pPr>
              <w:spacing w:before="40" w:after="40" w:line="250" w:lineRule="auto"/>
            </w:pPr>
            <w:r>
              <w:rPr>
                <w:sz w:val="19"/>
                <w:szCs w:val="19"/>
              </w:rPr>
              <w:t>A document that exhausts retries still produces an outcome (fallback IN) rather than stopping.</w:t>
            </w:r>
          </w:p>
        </w:tc>
        <w:tc>
          <w:tcPr>
            <w:tcW w:w="3460" w:type="dxa"/>
            <w:shd w:val="clear" w:color="auto" w:fill="EEF3F9"/>
            <w:tcMar>
              <w:top w:w="60" w:type="dxa"/>
              <w:left w:w="110" w:type="dxa"/>
              <w:bottom w:w="60" w:type="dxa"/>
              <w:right w:w="110" w:type="dxa"/>
            </w:tcMar>
          </w:tcPr>
          <w:p w14:paraId="75A13EBD" w14:textId="77777777" w:rsidR="00FB4191" w:rsidRDefault="00000000">
            <w:pPr>
              <w:spacing w:before="40" w:after="40" w:line="250" w:lineRule="auto"/>
            </w:pPr>
            <w:r>
              <w:rPr>
                <w:sz w:val="19"/>
                <w:szCs w:val="19"/>
              </w:rPr>
              <w:t>Failing to decide must not mean failing to appear.</w:t>
            </w:r>
          </w:p>
        </w:tc>
      </w:tr>
      <w:tr w:rsidR="00FB4191" w14:paraId="06279297" w14:textId="77777777">
        <w:tblPrEx>
          <w:tblCellMar>
            <w:top w:w="0" w:type="dxa"/>
            <w:bottom w:w="0" w:type="dxa"/>
          </w:tblCellMar>
        </w:tblPrEx>
        <w:trPr>
          <w:cantSplit/>
        </w:trPr>
        <w:tc>
          <w:tcPr>
            <w:tcW w:w="2500" w:type="dxa"/>
            <w:tcMar>
              <w:top w:w="60" w:type="dxa"/>
              <w:left w:w="110" w:type="dxa"/>
              <w:bottom w:w="60" w:type="dxa"/>
              <w:right w:w="110" w:type="dxa"/>
            </w:tcMar>
          </w:tcPr>
          <w:p w14:paraId="44A81D6D" w14:textId="77777777" w:rsidR="00FB4191" w:rsidRDefault="00000000">
            <w:pPr>
              <w:spacing w:before="40" w:after="40" w:line="250" w:lineRule="auto"/>
            </w:pPr>
            <w:r>
              <w:rPr>
                <w:sz w:val="19"/>
                <w:szCs w:val="19"/>
              </w:rPr>
              <w:t>Queue naming</w:t>
            </w:r>
          </w:p>
        </w:tc>
        <w:tc>
          <w:tcPr>
            <w:tcW w:w="3400" w:type="dxa"/>
            <w:tcMar>
              <w:top w:w="60" w:type="dxa"/>
              <w:left w:w="110" w:type="dxa"/>
              <w:bottom w:w="60" w:type="dxa"/>
              <w:right w:w="110" w:type="dxa"/>
            </w:tcMar>
          </w:tcPr>
          <w:p w14:paraId="007DC64D" w14:textId="77777777" w:rsidR="00FB4191" w:rsidRDefault="00000000">
            <w:pPr>
              <w:spacing w:before="40" w:after="40" w:line="250" w:lineRule="auto"/>
            </w:pPr>
            <w:r>
              <w:rPr>
                <w:sz w:val="19"/>
                <w:szCs w:val="19"/>
              </w:rPr>
              <w:t>The queue between ingest and extraction is named dmer-raw (previously dmer-extract).</w:t>
            </w:r>
          </w:p>
        </w:tc>
        <w:tc>
          <w:tcPr>
            <w:tcW w:w="3460" w:type="dxa"/>
            <w:tcMar>
              <w:top w:w="60" w:type="dxa"/>
              <w:left w:w="110" w:type="dxa"/>
              <w:bottom w:w="60" w:type="dxa"/>
              <w:right w:w="110" w:type="dxa"/>
            </w:tcMar>
          </w:tcPr>
          <w:p w14:paraId="742D3A6E" w14:textId="77777777" w:rsidR="00FB4191" w:rsidRDefault="00000000">
            <w:pPr>
              <w:spacing w:before="40" w:after="40" w:line="250" w:lineRule="auto"/>
            </w:pPr>
            <w:r>
              <w:rPr>
                <w:sz w:val="19"/>
                <w:szCs w:val="19"/>
              </w:rPr>
              <w:t>It carries documents that are raw and awaiting extraction, not documents that have been extracted. The old name read as the opposite of what the queue holds and sat confusingly close to dmer-extracted.</w:t>
            </w:r>
          </w:p>
        </w:tc>
      </w:tr>
      <w:tr w:rsidR="00FB4191" w14:paraId="5E0C26FB"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372F56D7" w14:textId="77777777" w:rsidR="00FB4191" w:rsidRDefault="00000000">
            <w:pPr>
              <w:spacing w:before="40" w:after="40" w:line="250" w:lineRule="auto"/>
            </w:pPr>
            <w:r>
              <w:rPr>
                <w:sz w:val="19"/>
                <w:szCs w:val="19"/>
              </w:rPr>
              <w:t>Reconciliation</w:t>
            </w:r>
          </w:p>
        </w:tc>
        <w:tc>
          <w:tcPr>
            <w:tcW w:w="3400" w:type="dxa"/>
            <w:shd w:val="clear" w:color="auto" w:fill="EEF3F9"/>
            <w:tcMar>
              <w:top w:w="60" w:type="dxa"/>
              <w:left w:w="110" w:type="dxa"/>
              <w:bottom w:w="60" w:type="dxa"/>
              <w:right w:w="110" w:type="dxa"/>
            </w:tcMar>
          </w:tcPr>
          <w:p w14:paraId="2E23417C" w14:textId="77777777" w:rsidR="00FB4191" w:rsidRDefault="00000000">
            <w:pPr>
              <w:spacing w:before="40" w:after="40" w:line="250" w:lineRule="auto"/>
            </w:pPr>
            <w:r>
              <w:rPr>
                <w:sz w:val="19"/>
                <w:szCs w:val="19"/>
              </w:rPr>
              <w:t>Add a sweeper function and a daily reconciliation report against Mercury.</w:t>
            </w:r>
          </w:p>
        </w:tc>
        <w:tc>
          <w:tcPr>
            <w:tcW w:w="3460" w:type="dxa"/>
            <w:shd w:val="clear" w:color="auto" w:fill="EEF3F9"/>
            <w:tcMar>
              <w:top w:w="60" w:type="dxa"/>
              <w:left w:w="110" w:type="dxa"/>
              <w:bottom w:w="60" w:type="dxa"/>
              <w:right w:w="110" w:type="dxa"/>
            </w:tcMar>
          </w:tcPr>
          <w:p w14:paraId="1994018C" w14:textId="77777777" w:rsidR="00FB4191" w:rsidRDefault="00000000">
            <w:pPr>
              <w:spacing w:before="40" w:after="40" w:line="250" w:lineRule="auto"/>
            </w:pPr>
            <w:r>
              <w:rPr>
                <w:sz w:val="19"/>
                <w:szCs w:val="19"/>
              </w:rPr>
              <w:t>Turns "we believe nothing is stuck" into something that can be demonstrated.</w:t>
            </w:r>
          </w:p>
        </w:tc>
      </w:tr>
      <w:tr w:rsidR="00FB4191" w14:paraId="5E0C26FB"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372F56D7" w14:textId="77777777" w:rsidR="00FB4191" w:rsidRDefault="00000000">
            <w:pPr>
              <w:spacing w:before="40" w:after="40" w:line="250" w:lineRule="auto"/>
            </w:pPr>
            <w:r>
              <w:rPr>
                <w:sz w:val="19"/>
                <w:szCs w:val="19"/>
              </w:rPr>
              <w:t>Duplicate handling (v2.1)</w:t>
            </w:r>
          </w:p>
        </w:tc>
        <w:tc>
          <w:tcPr>
            <w:tcW w:w="3400" w:type="dxa"/>
            <w:shd w:val="clear" w:color="auto" w:fill="EEF3F9"/>
            <w:tcMar>
              <w:top w:w="60" w:type="dxa"/>
              <w:left w:w="110" w:type="dxa"/>
              <w:bottom w:w="60" w:type="dxa"/>
              <w:right w:w="110" w:type="dxa"/>
            </w:tcMar>
          </w:tcPr>
          <w:p w14:paraId="2E23417C" w14:textId="77777777" w:rsidR="00FB4191" w:rsidRDefault="00000000">
            <w:pPr>
              <w:spacing w:before="40" w:after="40" w:line="250" w:lineRule="auto"/>
            </w:pPr>
            <w:r>
              <w:rPr>
                <w:sz w:val="19"/>
                <w:szCs w:val="19"/>
              </w:rPr>
              <w:t>The newest matching DMER is kept. Older copies are rejected and detached from the case only when the outcome is a clean pass; for any outcome sent for further review all copies are forwarded together.</w:t>
            </w:r>
          </w:p>
        </w:tc>
        <w:tc>
          <w:tcPr>
            <w:tcW w:w="3460" w:type="dxa"/>
            <w:shd w:val="clear" w:color="auto" w:fill="EEF3F9"/>
            <w:tcMar>
              <w:top w:w="60" w:type="dxa"/>
              <w:left w:w="110" w:type="dxa"/>
              <w:bottom w:w="60" w:type="dxa"/>
              <w:right w:w="110" w:type="dxa"/>
            </w:tcMar>
          </w:tcPr>
          <w:p w14:paraId="1994018C" w14:textId="77777777" w:rsidR="00FB4191" w:rsidRDefault="00000000">
            <w:pPr>
              <w:spacing w:before="40" w:after="40" w:line="250" w:lineRule="auto"/>
            </w:pPr>
            <w:r>
              <w:rPr>
                <w:sz w:val="19"/>
                <w:szCs w:val="19"/>
              </w:rPr>
              <w:t>Intake business sign-off, Sep 29, 2026. Matches what Intake does by hand today.</w:t>
            </w:r>
          </w:p>
        </w:tc>
      </w:tr>
      <w:tr w:rsidR="00FB4191" w14:paraId="5E0C26FB"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372F56D7" w14:textId="77777777" w:rsidR="00FB4191" w:rsidRDefault="00000000">
            <w:pPr>
              <w:spacing w:before="40" w:after="40" w:line="250" w:lineRule="auto"/>
            </w:pPr>
            <w:r>
              <w:rPr>
                <w:sz w:val="19"/>
                <w:szCs w:val="19"/>
              </w:rPr>
              <w:t>Cut-off handling (v2.1)</w:t>
            </w:r>
          </w:p>
        </w:tc>
        <w:tc>
          <w:tcPr>
            <w:tcW w:w="3400" w:type="dxa"/>
            <w:shd w:val="clear" w:color="auto" w:fill="EEF3F9"/>
            <w:tcMar>
              <w:top w:w="60" w:type="dxa"/>
              <w:left w:w="110" w:type="dxa"/>
              <w:bottom w:w="60" w:type="dxa"/>
              <w:right w:w="110" w:type="dxa"/>
            </w:tcMar>
          </w:tcPr>
          <w:p w14:paraId="2E23417C" w14:textId="77777777" w:rsidR="00FB4191" w:rsidRDefault="00000000">
            <w:pPr>
              <w:spacing w:before="40" w:after="40" w:line="250" w:lineRule="auto"/>
            </w:pPr>
            <w:r>
              <w:rPr>
                <w:sz w:val="19"/>
                <w:szCs w:val="19"/>
              </w:rPr>
              <w:t>A cut-off copy is treated as a duplicate of the clear copy. When every copy is cut off, the DMER goes to a person with the reason noted.</w:t>
            </w:r>
          </w:p>
        </w:tc>
        <w:tc>
          <w:tcPr>
            <w:tcW w:w="3460" w:type="dxa"/>
            <w:shd w:val="clear" w:color="auto" w:fill="EEF3F9"/>
            <w:tcMar>
              <w:top w:w="60" w:type="dxa"/>
              <w:left w:w="110" w:type="dxa"/>
              <w:bottom w:w="60" w:type="dxa"/>
              <w:right w:w="110" w:type="dxa"/>
            </w:tcMar>
          </w:tcPr>
          <w:p w14:paraId="1994018C" w14:textId="77777777" w:rsidR="00FB4191" w:rsidRDefault="00000000">
            <w:pPr>
              <w:spacing w:before="40" w:after="40" w:line="250" w:lineRule="auto"/>
            </w:pPr>
            <w:r>
              <w:rPr>
                <w:sz w:val="19"/>
                <w:szCs w:val="19"/>
              </w:rPr>
              <w:t>Intake business sign-off, Sep 29, 2026. Completeness always outranks recency.</w:t>
            </w:r>
          </w:p>
        </w:tc>
      </w:tr>
      <w:tr w:rsidR="00FB4191" w14:paraId="5E0C26FB" w14:textId="77777777">
        <w:tblPrEx>
          <w:tblCellMar>
            <w:top w:w="0" w:type="dxa"/>
            <w:bottom w:w="0" w:type="dxa"/>
          </w:tblCellMar>
        </w:tblPrEx>
        <w:trPr>
          <w:cantSplit/>
        </w:trPr>
        <w:tc>
          <w:tcPr>
            <w:tcW w:w="2500" w:type="dxa"/>
            <w:shd w:val="clear" w:color="auto" w:fill="EEF3F9"/>
            <w:tcMar>
              <w:top w:w="60" w:type="dxa"/>
              <w:left w:w="110" w:type="dxa"/>
              <w:bottom w:w="60" w:type="dxa"/>
              <w:right w:w="110" w:type="dxa"/>
            </w:tcMar>
          </w:tcPr>
          <w:p w14:paraId="372F56D7" w14:textId="77777777" w:rsidR="00FB4191" w:rsidRDefault="00000000">
            <w:pPr>
              <w:spacing w:before="40" w:after="40" w:line="250" w:lineRule="auto"/>
            </w:pPr>
            <w:r>
              <w:rPr>
                <w:sz w:val="19"/>
                <w:szCs w:val="19"/>
              </w:rPr>
              <w:t>Attached reports (v2.1)</w:t>
            </w:r>
          </w:p>
        </w:tc>
        <w:tc>
          <w:tcPr>
            <w:tcW w:w="3400" w:type="dxa"/>
            <w:shd w:val="clear" w:color="auto" w:fill="EEF3F9"/>
            <w:tcMar>
              <w:top w:w="60" w:type="dxa"/>
              <w:left w:w="110" w:type="dxa"/>
              <w:bottom w:w="60" w:type="dxa"/>
              <w:right w:w="110" w:type="dxa"/>
            </w:tcMar>
          </w:tcPr>
          <w:p w14:paraId="2E23417C" w14:textId="77777777" w:rsidR="00FB4191" w:rsidRDefault="00000000">
            <w:pPr>
              <w:spacing w:before="40" w:after="40" w:line="250" w:lineRule="auto"/>
            </w:pPr>
            <w:r>
              <w:rPr>
                <w:sz w:val="19"/>
                <w:szCs w:val="19"/>
              </w:rPr>
              <w:t>DMERs with more than two pages are not processed automatically; they go straight to Intake as IN and are excluded from duplicate and cut-off comparison.</w:t>
            </w:r>
          </w:p>
        </w:tc>
        <w:tc>
          <w:tcPr>
            <w:tcW w:w="3460" w:type="dxa"/>
            <w:shd w:val="clear" w:color="auto" w:fill="EEF3F9"/>
            <w:tcMar>
              <w:top w:w="60" w:type="dxa"/>
              <w:left w:w="110" w:type="dxa"/>
              <w:bottom w:w="60" w:type="dxa"/>
              <w:right w:w="110" w:type="dxa"/>
            </w:tcMar>
          </w:tcPr>
          <w:p w14:paraId="1994018C" w14:textId="77777777" w:rsidR="00FB4191" w:rsidRDefault="00000000">
            <w:pPr>
              <w:spacing w:before="40" w:after="40" w:line="250" w:lineRule="auto"/>
            </w:pPr>
            <w:r>
              <w:rPr>
                <w:sz w:val="19"/>
                <w:szCs w:val="19"/>
              </w:rPr>
              <w:t>Intake business sign-off, Sep 29, 2026. Medical reports are out of scope for the pilot.</w:t>
            </w:r>
          </w:p>
        </w:tc>
      </w:tr>
    </w:tbl>
    <w:p w14:paraId="13406432" w14:textId="77777777" w:rsidR="00FB4191" w:rsidRDefault="00000000">
      <w:r>
        <w:br w:type="page"/>
      </w:r>
    </w:p>
    <w:p w14:paraId="2850930E" w14:textId="77777777" w:rsidR="00FB4191" w:rsidRDefault="00000000">
      <w:pPr>
        <w:pStyle w:val="Heading1"/>
        <w:spacing w:after="130"/>
      </w:pPr>
      <w:bookmarkStart w:id="3" w:name="_Toc240729576"/>
      <w:r>
        <w:lastRenderedPageBreak/>
        <w:t>3.  Solution overview</w:t>
      </w:r>
      <w:bookmarkEnd w:id="3"/>
    </w:p>
    <w:p w14:paraId="36263F1A" w14:textId="77777777" w:rsidR="00FB4191" w:rsidRDefault="00000000">
      <w:pPr>
        <w:spacing w:after="130" w:line="276" w:lineRule="auto"/>
      </w:pPr>
      <w:r>
        <w:t>The pipeline is five stages. Stages 1 to 3 are per-document and run in parallel across the whole backlog. Stage 4 is the point where documents belonging to the same driver are joined, and it is deliberately serialized. Stage 5 is not a processing stage; it is the set of components that guarantee nothing is lost.</w:t>
      </w:r>
    </w:p>
    <w:p w14:paraId="744F9911" w14:textId="77777777" w:rsidR="00FB4191" w:rsidRDefault="00000000">
      <w:pPr>
        <w:spacing w:before="160" w:after="80"/>
        <w:jc w:val="center"/>
      </w:pPr>
      <w:r>
        <w:rPr>
          <w:noProof/>
        </w:rPr>
        <w:lastRenderedPageBreak/>
        <w:drawing>
          <wp:inline distT="0" distB="0" distL="0" distR="0" wp14:anchorId="7D2DB2A9" wp14:editId="5D2BF79A">
            <wp:extent cx="47625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8229600"/>
                    </a:xfrm>
                    <a:prstGeom prst="rect">
                      <a:avLst/>
                    </a:prstGeom>
                  </pic:spPr>
                </pic:pic>
              </a:graphicData>
            </a:graphic>
          </wp:inline>
        </w:drawing>
      </w:r>
    </w:p>
    <w:p w14:paraId="2CB00C1A" w14:textId="77777777" w:rsidR="00FB4191" w:rsidRDefault="00000000">
      <w:pPr>
        <w:spacing w:after="240"/>
        <w:jc w:val="center"/>
      </w:pPr>
      <w:r>
        <w:rPr>
          <w:i/>
          <w:iCs/>
          <w:color w:val="555555"/>
          <w:sz w:val="18"/>
          <w:szCs w:val="18"/>
        </w:rPr>
        <w:lastRenderedPageBreak/>
        <w:t>Figure 1 — Revised target architecture. Stages 1 to 3 are parallel and per-document; stage 4 is serialized per driver.</w:t>
      </w:r>
    </w:p>
    <w:p w14:paraId="78CCFCB6" w14:textId="77777777" w:rsidR="00FB4191" w:rsidRDefault="00000000">
      <w:pPr>
        <w:pStyle w:val="Heading2"/>
        <w:spacing w:before="260" w:after="130"/>
      </w:pPr>
      <w:bookmarkStart w:id="4" w:name="_Toc240729577"/>
      <w:r>
        <w:t>3.1  Design principles</w:t>
      </w:r>
      <w:bookmarkEnd w:id="4"/>
    </w:p>
    <w:p w14:paraId="6B07C5F4" w14:textId="77777777" w:rsidR="00FB4191" w:rsidRDefault="00000000">
      <w:pPr>
        <w:pStyle w:val="ListParagraph"/>
        <w:numPr>
          <w:ilvl w:val="0"/>
          <w:numId w:val="1"/>
        </w:numPr>
        <w:spacing w:after="70" w:line="264" w:lineRule="auto"/>
      </w:pPr>
      <w:r>
        <w:rPr>
          <w:b/>
          <w:bCs/>
        </w:rPr>
        <w:t xml:space="preserve">Mercury stays the system of record. </w:t>
      </w:r>
      <w:r>
        <w:t>Postgres is the system of record for processing only: state, artifacts, decisions and audit. Nothing in Postgres replaces a Mercury field.</w:t>
      </w:r>
    </w:p>
    <w:p w14:paraId="24421AF4" w14:textId="77777777" w:rsidR="00FB4191" w:rsidRDefault="00000000">
      <w:pPr>
        <w:pStyle w:val="ListParagraph"/>
        <w:numPr>
          <w:ilvl w:val="0"/>
          <w:numId w:val="1"/>
        </w:numPr>
        <w:spacing w:after="70" w:line="264" w:lineRule="auto"/>
      </w:pPr>
      <w:r>
        <w:rPr>
          <w:b/>
          <w:bCs/>
        </w:rPr>
        <w:t xml:space="preserve">Messages carry pointers, not payloads. </w:t>
      </w:r>
      <w:r>
        <w:t>Every queue message contains identifiers and blob URLs. Extracted content never travels through Service Bus.</w:t>
      </w:r>
    </w:p>
    <w:p w14:paraId="1710B91E" w14:textId="77777777" w:rsidR="00FB4191" w:rsidRDefault="00000000">
      <w:pPr>
        <w:pStyle w:val="ListParagraph"/>
        <w:numPr>
          <w:ilvl w:val="0"/>
          <w:numId w:val="1"/>
        </w:numPr>
        <w:spacing w:after="70" w:line="264" w:lineRule="auto"/>
      </w:pPr>
      <w:r>
        <w:rPr>
          <w:b/>
          <w:bCs/>
        </w:rPr>
        <w:t xml:space="preserve">Every stage is replayable. </w:t>
      </w:r>
      <w:r>
        <w:t>Each stage writes its output to its own blob container and records the URL. Re-running normalization does not require re-running OCR.</w:t>
      </w:r>
    </w:p>
    <w:p w14:paraId="779A6965" w14:textId="77777777" w:rsidR="00FB4191" w:rsidRDefault="00000000">
      <w:pPr>
        <w:pStyle w:val="ListParagraph"/>
        <w:numPr>
          <w:ilvl w:val="0"/>
          <w:numId w:val="1"/>
        </w:numPr>
        <w:spacing w:after="70" w:line="264" w:lineRule="auto"/>
      </w:pPr>
      <w:r>
        <w:rPr>
          <w:b/>
          <w:bCs/>
        </w:rPr>
        <w:t xml:space="preserve">Parallel where it is safe, serial where it is not. </w:t>
      </w:r>
      <w:r>
        <w:t>Extraction scales horizontally. Driver decisions do not, because they read the state of sibling documents.</w:t>
      </w:r>
    </w:p>
    <w:p w14:paraId="79CA3C0D" w14:textId="77777777" w:rsidR="00FB4191" w:rsidRDefault="00000000">
      <w:pPr>
        <w:pStyle w:val="ListParagraph"/>
        <w:numPr>
          <w:ilvl w:val="0"/>
          <w:numId w:val="1"/>
        </w:numPr>
        <w:spacing w:after="70" w:line="264" w:lineRule="auto"/>
      </w:pPr>
      <w:r>
        <w:rPr>
          <w:b/>
          <w:bCs/>
        </w:rPr>
        <w:t xml:space="preserve">No implicit terminal states. </w:t>
      </w:r>
      <w:r>
        <w:t>If the pipeline stops working on a document, a row says so and something scans for it.</w:t>
      </w:r>
    </w:p>
    <w:p w14:paraId="5E6EC25F" w14:textId="77777777" w:rsidR="00FB4191" w:rsidRDefault="00000000">
      <w:pPr>
        <w:pStyle w:val="ListParagraph"/>
        <w:numPr>
          <w:ilvl w:val="0"/>
          <w:numId w:val="1"/>
        </w:numPr>
        <w:spacing w:after="70" w:line="264" w:lineRule="auto"/>
      </w:pPr>
      <w:r>
        <w:rPr>
          <w:b/>
          <w:bCs/>
        </w:rPr>
        <w:t xml:space="preserve">Failure still produces an outcome. </w:t>
      </w:r>
      <w:r>
        <w:t>The worst acceptable result is a document routed to a human. The unacceptable result is a document routed nowhere.</w:t>
      </w:r>
    </w:p>
    <w:p w14:paraId="5A2395E5" w14:textId="77777777" w:rsidR="00FB4191" w:rsidRDefault="00000000">
      <w:pPr>
        <w:pStyle w:val="Heading2"/>
        <w:spacing w:before="260" w:after="130"/>
      </w:pPr>
      <w:bookmarkStart w:id="5" w:name="_Toc240729578"/>
      <w:r>
        <w:t>3.2  Azure services used</w:t>
      </w:r>
      <w:bookmarkEnd w:id="5"/>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700"/>
        <w:gridCol w:w="3100"/>
        <w:gridCol w:w="3560"/>
      </w:tblGrid>
      <w:tr w:rsidR="00FB4191" w14:paraId="192F9F7C" w14:textId="77777777">
        <w:tblPrEx>
          <w:tblCellMar>
            <w:top w:w="0" w:type="dxa"/>
            <w:bottom w:w="0" w:type="dxa"/>
          </w:tblCellMar>
        </w:tblPrEx>
        <w:trPr>
          <w:cantSplit/>
          <w:tblHeader/>
        </w:trPr>
        <w:tc>
          <w:tcPr>
            <w:tcW w:w="2700" w:type="dxa"/>
            <w:shd w:val="clear" w:color="auto" w:fill="1F4E79"/>
            <w:tcMar>
              <w:top w:w="60" w:type="dxa"/>
              <w:left w:w="110" w:type="dxa"/>
              <w:bottom w:w="60" w:type="dxa"/>
              <w:right w:w="110" w:type="dxa"/>
            </w:tcMar>
          </w:tcPr>
          <w:p w14:paraId="223A54CD" w14:textId="77777777" w:rsidR="00FB4191" w:rsidRDefault="00000000">
            <w:pPr>
              <w:spacing w:before="40" w:after="40" w:line="250" w:lineRule="auto"/>
            </w:pPr>
            <w:r>
              <w:rPr>
                <w:b/>
                <w:bCs/>
                <w:color w:val="FFFFFF"/>
                <w:sz w:val="19"/>
                <w:szCs w:val="19"/>
              </w:rPr>
              <w:t>Service</w:t>
            </w:r>
          </w:p>
        </w:tc>
        <w:tc>
          <w:tcPr>
            <w:tcW w:w="3100" w:type="dxa"/>
            <w:shd w:val="clear" w:color="auto" w:fill="1F4E79"/>
            <w:tcMar>
              <w:top w:w="60" w:type="dxa"/>
              <w:left w:w="110" w:type="dxa"/>
              <w:bottom w:w="60" w:type="dxa"/>
              <w:right w:w="110" w:type="dxa"/>
            </w:tcMar>
          </w:tcPr>
          <w:p w14:paraId="32D3F173" w14:textId="77777777" w:rsidR="00FB4191" w:rsidRDefault="00000000">
            <w:pPr>
              <w:spacing w:before="40" w:after="40" w:line="250" w:lineRule="auto"/>
            </w:pPr>
            <w:r>
              <w:rPr>
                <w:b/>
                <w:bCs/>
                <w:color w:val="FFFFFF"/>
                <w:sz w:val="19"/>
                <w:szCs w:val="19"/>
              </w:rPr>
              <w:t>Used for</w:t>
            </w:r>
          </w:p>
        </w:tc>
        <w:tc>
          <w:tcPr>
            <w:tcW w:w="3560" w:type="dxa"/>
            <w:shd w:val="clear" w:color="auto" w:fill="1F4E79"/>
            <w:tcMar>
              <w:top w:w="60" w:type="dxa"/>
              <w:left w:w="110" w:type="dxa"/>
              <w:bottom w:w="60" w:type="dxa"/>
              <w:right w:w="110" w:type="dxa"/>
            </w:tcMar>
          </w:tcPr>
          <w:p w14:paraId="07E28C5E" w14:textId="77777777" w:rsidR="00FB4191" w:rsidRDefault="00000000">
            <w:pPr>
              <w:spacing w:before="40" w:after="40" w:line="250" w:lineRule="auto"/>
            </w:pPr>
            <w:r>
              <w:rPr>
                <w:b/>
                <w:bCs/>
                <w:color w:val="FFFFFF"/>
                <w:sz w:val="19"/>
                <w:szCs w:val="19"/>
              </w:rPr>
              <w:t>Notes</w:t>
            </w:r>
          </w:p>
        </w:tc>
      </w:tr>
      <w:tr w:rsidR="00FB4191" w14:paraId="4058EA11" w14:textId="77777777">
        <w:tblPrEx>
          <w:tblCellMar>
            <w:top w:w="0" w:type="dxa"/>
            <w:bottom w:w="0" w:type="dxa"/>
          </w:tblCellMar>
        </w:tblPrEx>
        <w:trPr>
          <w:cantSplit/>
        </w:trPr>
        <w:tc>
          <w:tcPr>
            <w:tcW w:w="2700" w:type="dxa"/>
            <w:tcMar>
              <w:top w:w="60" w:type="dxa"/>
              <w:left w:w="110" w:type="dxa"/>
              <w:bottom w:w="60" w:type="dxa"/>
              <w:right w:w="110" w:type="dxa"/>
            </w:tcMar>
          </w:tcPr>
          <w:p w14:paraId="53060767" w14:textId="77777777" w:rsidR="00FB4191" w:rsidRDefault="00000000">
            <w:pPr>
              <w:spacing w:before="40" w:after="40" w:line="250" w:lineRule="auto"/>
            </w:pPr>
            <w:r>
              <w:rPr>
                <w:sz w:val="19"/>
                <w:szCs w:val="19"/>
              </w:rPr>
              <w:t>Azure Functions</w:t>
            </w:r>
          </w:p>
        </w:tc>
        <w:tc>
          <w:tcPr>
            <w:tcW w:w="3100" w:type="dxa"/>
            <w:tcMar>
              <w:top w:w="60" w:type="dxa"/>
              <w:left w:w="110" w:type="dxa"/>
              <w:bottom w:w="60" w:type="dxa"/>
              <w:right w:w="110" w:type="dxa"/>
            </w:tcMar>
          </w:tcPr>
          <w:p w14:paraId="2956CC77" w14:textId="77777777" w:rsidR="00FB4191" w:rsidRDefault="00000000">
            <w:pPr>
              <w:spacing w:before="40" w:after="40" w:line="250" w:lineRule="auto"/>
            </w:pPr>
            <w:r>
              <w:rPr>
                <w:sz w:val="19"/>
                <w:szCs w:val="19"/>
              </w:rPr>
              <w:t>Page poller, ingest, durable orchestrations and activities, outbox publisher, sweeper, DLQ drain</w:t>
            </w:r>
          </w:p>
        </w:tc>
        <w:tc>
          <w:tcPr>
            <w:tcW w:w="3560" w:type="dxa"/>
            <w:tcMar>
              <w:top w:w="60" w:type="dxa"/>
              <w:left w:w="110" w:type="dxa"/>
              <w:bottom w:w="60" w:type="dxa"/>
              <w:right w:w="110" w:type="dxa"/>
            </w:tcMar>
          </w:tcPr>
          <w:p w14:paraId="01EEC71A" w14:textId="77777777" w:rsidR="00FB4191" w:rsidRDefault="00000000">
            <w:pPr>
              <w:spacing w:before="40" w:after="40" w:line="250" w:lineRule="auto"/>
            </w:pPr>
            <w:r>
              <w:rPr>
                <w:sz w:val="19"/>
                <w:szCs w:val="19"/>
              </w:rPr>
              <w:t>Flex Consumption or Premium plan so VNet integration and long-running activities are available</w:t>
            </w:r>
          </w:p>
        </w:tc>
      </w:tr>
      <w:tr w:rsidR="00FB4191" w14:paraId="5E104F22" w14:textId="77777777">
        <w:tblPrEx>
          <w:tblCellMar>
            <w:top w:w="0" w:type="dxa"/>
            <w:bottom w:w="0" w:type="dxa"/>
          </w:tblCellMar>
        </w:tblPrEx>
        <w:trPr>
          <w:cantSplit/>
        </w:trPr>
        <w:tc>
          <w:tcPr>
            <w:tcW w:w="2700" w:type="dxa"/>
            <w:shd w:val="clear" w:color="auto" w:fill="EEF3F9"/>
            <w:tcMar>
              <w:top w:w="60" w:type="dxa"/>
              <w:left w:w="110" w:type="dxa"/>
              <w:bottom w:w="60" w:type="dxa"/>
              <w:right w:w="110" w:type="dxa"/>
            </w:tcMar>
          </w:tcPr>
          <w:p w14:paraId="2E185BCE" w14:textId="77777777" w:rsidR="00FB4191" w:rsidRDefault="00000000">
            <w:pPr>
              <w:spacing w:before="40" w:after="40" w:line="250" w:lineRule="auto"/>
            </w:pPr>
            <w:r>
              <w:rPr>
                <w:sz w:val="19"/>
                <w:szCs w:val="19"/>
              </w:rPr>
              <w:t>Azure Container Apps</w:t>
            </w:r>
          </w:p>
        </w:tc>
        <w:tc>
          <w:tcPr>
            <w:tcW w:w="3100" w:type="dxa"/>
            <w:shd w:val="clear" w:color="auto" w:fill="EEF3F9"/>
            <w:tcMar>
              <w:top w:w="60" w:type="dxa"/>
              <w:left w:w="110" w:type="dxa"/>
              <w:bottom w:w="60" w:type="dxa"/>
              <w:right w:w="110" w:type="dxa"/>
            </w:tcMar>
          </w:tcPr>
          <w:p w14:paraId="7786BF34" w14:textId="77777777" w:rsidR="00FB4191" w:rsidRDefault="00000000">
            <w:pPr>
              <w:spacing w:before="40" w:after="40" w:line="250" w:lineRule="auto"/>
            </w:pPr>
            <w:r>
              <w:rPr>
                <w:sz w:val="19"/>
                <w:szCs w:val="19"/>
              </w:rPr>
              <w:t>DMER Extraction Processor only</w:t>
            </w:r>
          </w:p>
        </w:tc>
        <w:tc>
          <w:tcPr>
            <w:tcW w:w="3560" w:type="dxa"/>
            <w:shd w:val="clear" w:color="auto" w:fill="EEF3F9"/>
            <w:tcMar>
              <w:top w:w="60" w:type="dxa"/>
              <w:left w:w="110" w:type="dxa"/>
              <w:bottom w:w="60" w:type="dxa"/>
              <w:right w:w="110" w:type="dxa"/>
            </w:tcMar>
          </w:tcPr>
          <w:p w14:paraId="07623823" w14:textId="77777777" w:rsidR="00FB4191" w:rsidRDefault="00000000">
            <w:pPr>
              <w:spacing w:before="40" w:after="40" w:line="250" w:lineRule="auto"/>
            </w:pPr>
            <w:r>
              <w:rPr>
                <w:sz w:val="19"/>
                <w:szCs w:val="19"/>
              </w:rPr>
              <w:t>KEDA scale rule on dmer-raw queue depth; max replicas bounded by Document Intelligence quota</w:t>
            </w:r>
          </w:p>
        </w:tc>
      </w:tr>
      <w:tr w:rsidR="00FB4191" w14:paraId="25921E35" w14:textId="77777777">
        <w:tblPrEx>
          <w:tblCellMar>
            <w:top w:w="0" w:type="dxa"/>
            <w:bottom w:w="0" w:type="dxa"/>
          </w:tblCellMar>
        </w:tblPrEx>
        <w:trPr>
          <w:cantSplit/>
        </w:trPr>
        <w:tc>
          <w:tcPr>
            <w:tcW w:w="2700" w:type="dxa"/>
            <w:tcMar>
              <w:top w:w="60" w:type="dxa"/>
              <w:left w:w="110" w:type="dxa"/>
              <w:bottom w:w="60" w:type="dxa"/>
              <w:right w:w="110" w:type="dxa"/>
            </w:tcMar>
          </w:tcPr>
          <w:p w14:paraId="32B8C2F0" w14:textId="77777777" w:rsidR="00FB4191" w:rsidRDefault="00000000">
            <w:pPr>
              <w:spacing w:before="40" w:after="40" w:line="250" w:lineRule="auto"/>
            </w:pPr>
            <w:r>
              <w:rPr>
                <w:sz w:val="19"/>
                <w:szCs w:val="19"/>
              </w:rPr>
              <w:t>Azure Service Bus (Premium, 1 MU)</w:t>
            </w:r>
          </w:p>
        </w:tc>
        <w:tc>
          <w:tcPr>
            <w:tcW w:w="3100" w:type="dxa"/>
            <w:tcMar>
              <w:top w:w="60" w:type="dxa"/>
              <w:left w:w="110" w:type="dxa"/>
              <w:bottom w:w="60" w:type="dxa"/>
              <w:right w:w="110" w:type="dxa"/>
            </w:tcMar>
          </w:tcPr>
          <w:p w14:paraId="751B4721" w14:textId="77777777" w:rsidR="00FB4191" w:rsidRDefault="00000000">
            <w:pPr>
              <w:spacing w:before="40" w:after="40" w:line="250" w:lineRule="auto"/>
            </w:pPr>
            <w:r>
              <w:rPr>
                <w:sz w:val="19"/>
                <w:szCs w:val="19"/>
              </w:rPr>
              <w:t>dmer-ingest, dmer-raw, dmer-extracted, driver-decision</w:t>
            </w:r>
          </w:p>
        </w:tc>
        <w:tc>
          <w:tcPr>
            <w:tcW w:w="3560" w:type="dxa"/>
            <w:tcMar>
              <w:top w:w="60" w:type="dxa"/>
              <w:left w:w="110" w:type="dxa"/>
              <w:bottom w:w="60" w:type="dxa"/>
              <w:right w:w="110" w:type="dxa"/>
            </w:tcMar>
          </w:tcPr>
          <w:p w14:paraId="3284A3F1" w14:textId="77777777" w:rsidR="00FB4191" w:rsidRDefault="00000000">
            <w:pPr>
              <w:spacing w:before="40" w:after="40" w:line="250" w:lineRule="auto"/>
            </w:pPr>
            <w:r>
              <w:rPr>
                <w:sz w:val="19"/>
                <w:szCs w:val="19"/>
              </w:rPr>
              <w:t>Sessions required on driver-decision; duplicate detection on dmer-ingest</w:t>
            </w:r>
          </w:p>
        </w:tc>
      </w:tr>
      <w:tr w:rsidR="00FB4191" w14:paraId="64239281" w14:textId="77777777">
        <w:tblPrEx>
          <w:tblCellMar>
            <w:top w:w="0" w:type="dxa"/>
            <w:bottom w:w="0" w:type="dxa"/>
          </w:tblCellMar>
        </w:tblPrEx>
        <w:trPr>
          <w:cantSplit/>
        </w:trPr>
        <w:tc>
          <w:tcPr>
            <w:tcW w:w="2700" w:type="dxa"/>
            <w:shd w:val="clear" w:color="auto" w:fill="EEF3F9"/>
            <w:tcMar>
              <w:top w:w="60" w:type="dxa"/>
              <w:left w:w="110" w:type="dxa"/>
              <w:bottom w:w="60" w:type="dxa"/>
              <w:right w:w="110" w:type="dxa"/>
            </w:tcMar>
          </w:tcPr>
          <w:p w14:paraId="719D9FEF" w14:textId="77777777" w:rsidR="00FB4191" w:rsidRDefault="00000000">
            <w:pPr>
              <w:spacing w:before="40" w:after="40" w:line="250" w:lineRule="auto"/>
            </w:pPr>
            <w:r>
              <w:rPr>
                <w:sz w:val="19"/>
                <w:szCs w:val="19"/>
              </w:rPr>
              <w:t>Azure PostgreSQL Flexible Server</w:t>
            </w:r>
          </w:p>
        </w:tc>
        <w:tc>
          <w:tcPr>
            <w:tcW w:w="3100" w:type="dxa"/>
            <w:shd w:val="clear" w:color="auto" w:fill="EEF3F9"/>
            <w:tcMar>
              <w:top w:w="60" w:type="dxa"/>
              <w:left w:w="110" w:type="dxa"/>
              <w:bottom w:w="60" w:type="dxa"/>
              <w:right w:w="110" w:type="dxa"/>
            </w:tcMar>
          </w:tcPr>
          <w:p w14:paraId="470D7502" w14:textId="77777777" w:rsidR="00FB4191" w:rsidRDefault="00000000">
            <w:pPr>
              <w:spacing w:before="40" w:after="40" w:line="250" w:lineRule="auto"/>
            </w:pPr>
            <w:r>
              <w:rPr>
                <w:sz w:val="19"/>
                <w:szCs w:val="19"/>
              </w:rPr>
              <w:t>Processing metadata, audit trail, outbox</w:t>
            </w:r>
          </w:p>
        </w:tc>
        <w:tc>
          <w:tcPr>
            <w:tcW w:w="3560" w:type="dxa"/>
            <w:shd w:val="clear" w:color="auto" w:fill="EEF3F9"/>
            <w:tcMar>
              <w:top w:w="60" w:type="dxa"/>
              <w:left w:w="110" w:type="dxa"/>
              <w:bottom w:w="60" w:type="dxa"/>
              <w:right w:w="110" w:type="dxa"/>
            </w:tcMar>
          </w:tcPr>
          <w:p w14:paraId="6A4E97D4" w14:textId="77777777" w:rsidR="00FB4191" w:rsidRDefault="00000000">
            <w:pPr>
              <w:spacing w:before="40" w:after="40" w:line="250" w:lineRule="auto"/>
            </w:pPr>
            <w:r>
              <w:rPr>
                <w:sz w:val="19"/>
                <w:szCs w:val="19"/>
              </w:rPr>
              <w:t>Private endpoint; managed identity auth from Functions and Container Apps</w:t>
            </w:r>
          </w:p>
        </w:tc>
      </w:tr>
      <w:tr w:rsidR="00FB4191" w14:paraId="5CE6AFE4" w14:textId="77777777">
        <w:tblPrEx>
          <w:tblCellMar>
            <w:top w:w="0" w:type="dxa"/>
            <w:bottom w:w="0" w:type="dxa"/>
          </w:tblCellMar>
        </w:tblPrEx>
        <w:trPr>
          <w:cantSplit/>
        </w:trPr>
        <w:tc>
          <w:tcPr>
            <w:tcW w:w="2700" w:type="dxa"/>
            <w:tcMar>
              <w:top w:w="60" w:type="dxa"/>
              <w:left w:w="110" w:type="dxa"/>
              <w:bottom w:w="60" w:type="dxa"/>
              <w:right w:w="110" w:type="dxa"/>
            </w:tcMar>
          </w:tcPr>
          <w:p w14:paraId="43B84DAF" w14:textId="77777777" w:rsidR="00FB4191" w:rsidRDefault="00000000">
            <w:pPr>
              <w:spacing w:before="40" w:after="40" w:line="250" w:lineRule="auto"/>
            </w:pPr>
            <w:r>
              <w:rPr>
                <w:sz w:val="19"/>
                <w:szCs w:val="19"/>
              </w:rPr>
              <w:t>Azure Blob Storage</w:t>
            </w:r>
          </w:p>
        </w:tc>
        <w:tc>
          <w:tcPr>
            <w:tcW w:w="3100" w:type="dxa"/>
            <w:tcMar>
              <w:top w:w="60" w:type="dxa"/>
              <w:left w:w="110" w:type="dxa"/>
              <w:bottom w:w="60" w:type="dxa"/>
              <w:right w:w="110" w:type="dxa"/>
            </w:tcMar>
          </w:tcPr>
          <w:p w14:paraId="1088FEDB" w14:textId="77777777" w:rsidR="00FB4191" w:rsidRDefault="00000000">
            <w:pPr>
              <w:spacing w:before="40" w:after="40" w:line="250" w:lineRule="auto"/>
            </w:pPr>
            <w:r>
              <w:rPr>
                <w:sz w:val="19"/>
                <w:szCs w:val="19"/>
              </w:rPr>
              <w:t>raw-dmer, extracted-dmer, normalized-dmer, rules</w:t>
            </w:r>
          </w:p>
        </w:tc>
        <w:tc>
          <w:tcPr>
            <w:tcW w:w="3560" w:type="dxa"/>
            <w:tcMar>
              <w:top w:w="60" w:type="dxa"/>
              <w:left w:w="110" w:type="dxa"/>
              <w:bottom w:w="60" w:type="dxa"/>
              <w:right w:w="110" w:type="dxa"/>
            </w:tcMar>
          </w:tcPr>
          <w:p w14:paraId="72A5C796" w14:textId="77777777" w:rsidR="00FB4191" w:rsidRDefault="00000000">
            <w:pPr>
              <w:spacing w:before="40" w:after="40" w:line="250" w:lineRule="auto"/>
            </w:pPr>
            <w:r>
              <w:rPr>
                <w:sz w:val="19"/>
                <w:szCs w:val="19"/>
              </w:rPr>
              <w:t>Soft delete and versioning on; lifecycle policy per retention decision (open question I-17)</w:t>
            </w:r>
          </w:p>
        </w:tc>
      </w:tr>
      <w:tr w:rsidR="00FB4191" w14:paraId="08B182A5" w14:textId="77777777">
        <w:tblPrEx>
          <w:tblCellMar>
            <w:top w:w="0" w:type="dxa"/>
            <w:bottom w:w="0" w:type="dxa"/>
          </w:tblCellMar>
        </w:tblPrEx>
        <w:trPr>
          <w:cantSplit/>
        </w:trPr>
        <w:tc>
          <w:tcPr>
            <w:tcW w:w="2700" w:type="dxa"/>
            <w:shd w:val="clear" w:color="auto" w:fill="EEF3F9"/>
            <w:tcMar>
              <w:top w:w="60" w:type="dxa"/>
              <w:left w:w="110" w:type="dxa"/>
              <w:bottom w:w="60" w:type="dxa"/>
              <w:right w:w="110" w:type="dxa"/>
            </w:tcMar>
          </w:tcPr>
          <w:p w14:paraId="18F694F9" w14:textId="77777777" w:rsidR="00FB4191" w:rsidRDefault="00000000">
            <w:pPr>
              <w:spacing w:before="40" w:after="40" w:line="250" w:lineRule="auto"/>
            </w:pPr>
            <w:r>
              <w:rPr>
                <w:sz w:val="19"/>
                <w:szCs w:val="19"/>
              </w:rPr>
              <w:t>Azure Document Intelligence</w:t>
            </w:r>
          </w:p>
        </w:tc>
        <w:tc>
          <w:tcPr>
            <w:tcW w:w="3100" w:type="dxa"/>
            <w:shd w:val="clear" w:color="auto" w:fill="EEF3F9"/>
            <w:tcMar>
              <w:top w:w="60" w:type="dxa"/>
              <w:left w:w="110" w:type="dxa"/>
              <w:bottom w:w="60" w:type="dxa"/>
              <w:right w:w="110" w:type="dxa"/>
            </w:tcMar>
          </w:tcPr>
          <w:p w14:paraId="46BDD173" w14:textId="77777777" w:rsidR="00FB4191" w:rsidRDefault="00000000">
            <w:pPr>
              <w:spacing w:before="40" w:after="40" w:line="250" w:lineRule="auto"/>
            </w:pPr>
            <w:r>
              <w:rPr>
                <w:sz w:val="19"/>
                <w:szCs w:val="19"/>
              </w:rPr>
              <w:t>Custom DMER model and prebuilt-ocr</w:t>
            </w:r>
          </w:p>
        </w:tc>
        <w:tc>
          <w:tcPr>
            <w:tcW w:w="3560" w:type="dxa"/>
            <w:shd w:val="clear" w:color="auto" w:fill="EEF3F9"/>
            <w:tcMar>
              <w:top w:w="60" w:type="dxa"/>
              <w:left w:w="110" w:type="dxa"/>
              <w:bottom w:w="60" w:type="dxa"/>
              <w:right w:w="110" w:type="dxa"/>
            </w:tcMar>
          </w:tcPr>
          <w:p w14:paraId="7B18FD12" w14:textId="77777777" w:rsidR="00FB4191" w:rsidRDefault="00000000">
            <w:pPr>
              <w:spacing w:before="40" w:after="40" w:line="250" w:lineRule="auto"/>
            </w:pPr>
            <w:r>
              <w:rPr>
                <w:sz w:val="19"/>
                <w:szCs w:val="19"/>
              </w:rPr>
              <w:t>Private endpoint; the throughput ceiling for the whole pipeline</w:t>
            </w:r>
          </w:p>
        </w:tc>
      </w:tr>
      <w:tr w:rsidR="00FB4191" w14:paraId="29441234" w14:textId="77777777">
        <w:tblPrEx>
          <w:tblCellMar>
            <w:top w:w="0" w:type="dxa"/>
            <w:bottom w:w="0" w:type="dxa"/>
          </w:tblCellMar>
        </w:tblPrEx>
        <w:trPr>
          <w:cantSplit/>
        </w:trPr>
        <w:tc>
          <w:tcPr>
            <w:tcW w:w="2700" w:type="dxa"/>
            <w:tcMar>
              <w:top w:w="60" w:type="dxa"/>
              <w:left w:w="110" w:type="dxa"/>
              <w:bottom w:w="60" w:type="dxa"/>
              <w:right w:w="110" w:type="dxa"/>
            </w:tcMar>
          </w:tcPr>
          <w:p w14:paraId="1CEDA506" w14:textId="77777777" w:rsidR="00FB4191" w:rsidRDefault="00000000">
            <w:pPr>
              <w:spacing w:before="40" w:after="40" w:line="250" w:lineRule="auto"/>
            </w:pPr>
            <w:r>
              <w:rPr>
                <w:sz w:val="19"/>
                <w:szCs w:val="19"/>
              </w:rPr>
              <w:t>Azure OpenAI (GPT-5.1)</w:t>
            </w:r>
          </w:p>
        </w:tc>
        <w:tc>
          <w:tcPr>
            <w:tcW w:w="3100" w:type="dxa"/>
            <w:tcMar>
              <w:top w:w="60" w:type="dxa"/>
              <w:left w:w="110" w:type="dxa"/>
              <w:bottom w:w="60" w:type="dxa"/>
              <w:right w:w="110" w:type="dxa"/>
            </w:tcMar>
          </w:tcPr>
          <w:p w14:paraId="63E089AE" w14:textId="77777777" w:rsidR="00FB4191" w:rsidRDefault="00000000">
            <w:pPr>
              <w:spacing w:before="40" w:after="40" w:line="250" w:lineRule="auto"/>
            </w:pPr>
            <w:r>
              <w:rPr>
                <w:sz w:val="19"/>
                <w:szCs w:val="19"/>
              </w:rPr>
              <w:t>Handwriting structuring and normalization</w:t>
            </w:r>
          </w:p>
        </w:tc>
        <w:tc>
          <w:tcPr>
            <w:tcW w:w="3560" w:type="dxa"/>
            <w:tcMar>
              <w:top w:w="60" w:type="dxa"/>
              <w:left w:w="110" w:type="dxa"/>
              <w:bottom w:w="60" w:type="dxa"/>
              <w:right w:w="110" w:type="dxa"/>
            </w:tcMar>
          </w:tcPr>
          <w:p w14:paraId="380EC263" w14:textId="77777777" w:rsidR="00FB4191" w:rsidRDefault="00000000">
            <w:pPr>
              <w:spacing w:before="40" w:after="40" w:line="250" w:lineRule="auto"/>
            </w:pPr>
            <w:r>
              <w:rPr>
                <w:sz w:val="19"/>
                <w:szCs w:val="19"/>
              </w:rPr>
              <w:t>Currently public endpoint with key; design assumes it may become private</w:t>
            </w:r>
          </w:p>
        </w:tc>
      </w:tr>
      <w:tr w:rsidR="00FB4191" w14:paraId="06A350A6" w14:textId="77777777">
        <w:tblPrEx>
          <w:tblCellMar>
            <w:top w:w="0" w:type="dxa"/>
            <w:bottom w:w="0" w:type="dxa"/>
          </w:tblCellMar>
        </w:tblPrEx>
        <w:trPr>
          <w:cantSplit/>
        </w:trPr>
        <w:tc>
          <w:tcPr>
            <w:tcW w:w="2700" w:type="dxa"/>
            <w:shd w:val="clear" w:color="auto" w:fill="EEF3F9"/>
            <w:tcMar>
              <w:top w:w="60" w:type="dxa"/>
              <w:left w:w="110" w:type="dxa"/>
              <w:bottom w:w="60" w:type="dxa"/>
              <w:right w:w="110" w:type="dxa"/>
            </w:tcMar>
          </w:tcPr>
          <w:p w14:paraId="337B1E3F" w14:textId="77777777" w:rsidR="00FB4191" w:rsidRDefault="00000000">
            <w:pPr>
              <w:spacing w:before="40" w:after="40" w:line="250" w:lineRule="auto"/>
            </w:pPr>
            <w:r>
              <w:rPr>
                <w:sz w:val="19"/>
                <w:szCs w:val="19"/>
              </w:rPr>
              <w:t>Azure Monitor / Application Insights</w:t>
            </w:r>
          </w:p>
        </w:tc>
        <w:tc>
          <w:tcPr>
            <w:tcW w:w="3100" w:type="dxa"/>
            <w:shd w:val="clear" w:color="auto" w:fill="EEF3F9"/>
            <w:tcMar>
              <w:top w:w="60" w:type="dxa"/>
              <w:left w:w="110" w:type="dxa"/>
              <w:bottom w:w="60" w:type="dxa"/>
              <w:right w:w="110" w:type="dxa"/>
            </w:tcMar>
          </w:tcPr>
          <w:p w14:paraId="15442A0F" w14:textId="77777777" w:rsidR="00FB4191" w:rsidRDefault="00000000">
            <w:pPr>
              <w:spacing w:before="40" w:after="40" w:line="250" w:lineRule="auto"/>
            </w:pPr>
            <w:r>
              <w:rPr>
                <w:sz w:val="19"/>
                <w:szCs w:val="19"/>
              </w:rPr>
              <w:t>Logs, metrics, alerting</w:t>
            </w:r>
          </w:p>
        </w:tc>
        <w:tc>
          <w:tcPr>
            <w:tcW w:w="3560" w:type="dxa"/>
            <w:shd w:val="clear" w:color="auto" w:fill="EEF3F9"/>
            <w:tcMar>
              <w:top w:w="60" w:type="dxa"/>
              <w:left w:w="110" w:type="dxa"/>
              <w:bottom w:w="60" w:type="dxa"/>
              <w:right w:w="110" w:type="dxa"/>
            </w:tcMar>
          </w:tcPr>
          <w:p w14:paraId="730E4CC0" w14:textId="77777777" w:rsidR="00FB4191" w:rsidRDefault="00000000">
            <w:pPr>
              <w:spacing w:before="40" w:after="40" w:line="250" w:lineRule="auto"/>
            </w:pPr>
            <w:r>
              <w:rPr>
                <w:sz w:val="19"/>
                <w:szCs w:val="19"/>
              </w:rPr>
              <w:t>No clinical content or licence numbers in traces</w:t>
            </w:r>
          </w:p>
        </w:tc>
      </w:tr>
    </w:tbl>
    <w:p w14:paraId="42599D30" w14:textId="77777777" w:rsidR="00FB4191" w:rsidRDefault="00000000">
      <w:r>
        <w:br w:type="page"/>
      </w:r>
    </w:p>
    <w:p w14:paraId="02F00CB6" w14:textId="77777777" w:rsidR="00FB4191" w:rsidRDefault="00000000">
      <w:pPr>
        <w:pStyle w:val="Heading1"/>
        <w:spacing w:after="130"/>
      </w:pPr>
      <w:bookmarkStart w:id="6" w:name="_Toc240729579"/>
      <w:r>
        <w:lastRenderedPageBreak/>
        <w:t>4.  Stage-by-stage specification</w:t>
      </w:r>
      <w:bookmarkEnd w:id="6"/>
    </w:p>
    <w:p w14:paraId="4E246687" w14:textId="77777777" w:rsidR="00FB4191" w:rsidRDefault="00000000">
      <w:pPr>
        <w:spacing w:after="130" w:line="276" w:lineRule="auto"/>
      </w:pPr>
      <w:r>
        <w:t>Each stage below is specified the same way: what it is for, what triggers it, what it reads, the processing steps in order, exactly what it writes to the database, what it writes to blob storage, what it publishes, and how it behaves when it fails. A developer should be able to build a stage from its subsection without reading the others.</w:t>
      </w:r>
    </w:p>
    <w:p w14:paraId="657E1CAA" w14:textId="77777777" w:rsidR="00FB4191" w:rsidRDefault="00000000">
      <w:pPr>
        <w:spacing w:after="130" w:line="276" w:lineRule="auto"/>
      </w:pPr>
      <w:r>
        <w:t>Two conventions apply throughout and are not repeated in every subsection.</w:t>
      </w:r>
    </w:p>
    <w:p w14:paraId="321E8B83" w14:textId="77777777" w:rsidR="00FB4191" w:rsidRDefault="00000000">
      <w:pPr>
        <w:pStyle w:val="ListParagraph"/>
        <w:numPr>
          <w:ilvl w:val="0"/>
          <w:numId w:val="1"/>
        </w:numPr>
        <w:spacing w:after="70" w:line="264" w:lineRule="auto"/>
      </w:pPr>
      <w:r>
        <w:rPr>
          <w:b/>
          <w:bCs/>
        </w:rPr>
        <w:t xml:space="preserve">Every stage writes a dmer_stage_run row. </w:t>
      </w:r>
      <w:r>
        <w:t>One row is inserted with status RUNNING when the stage begins and updated to SUCCEEDED or FAILED when it ends. It carries document_id, stage, attempt_no, started_at, ended_at, output_blob_url, model or rules version, and any error. This is the audit trail and the source of all stage timing metrics. Subsections below list only the stage-specific fields.</w:t>
      </w:r>
    </w:p>
    <w:p w14:paraId="58DAEDB1" w14:textId="77777777" w:rsidR="00FB4191" w:rsidRDefault="00000000">
      <w:pPr>
        <w:pStyle w:val="ListParagraph"/>
        <w:numPr>
          <w:ilvl w:val="0"/>
          <w:numId w:val="1"/>
        </w:numPr>
        <w:spacing w:after="70" w:line="264" w:lineRule="auto"/>
      </w:pPr>
      <w:r>
        <w:rPr>
          <w:b/>
          <w:bCs/>
        </w:rPr>
        <w:t xml:space="preserve">Every stage updates the two denormalized fields on dmer_document. </w:t>
      </w:r>
      <w:r>
        <w:t>current_stage and pipeline_status are advanced on success, and updated_at is set on every write. These exist so that current state can be read without aggregating dmer_stage_run, and so the reconciliation sweeper has a cheap index to scan.</w:t>
      </w:r>
    </w:p>
    <w:p w14:paraId="61DD759E" w14:textId="77777777" w:rsidR="00FB4191" w:rsidRDefault="00000000">
      <w:pPr>
        <w:pStyle w:val="Heading2"/>
        <w:spacing w:before="260" w:after="130"/>
      </w:pPr>
      <w:bookmarkStart w:id="7" w:name="_Toc240729580"/>
      <w:r>
        <w:t>4.1  Stage 1 — Ingest</w:t>
      </w:r>
      <w:bookmarkEnd w:id="7"/>
    </w:p>
    <w:p w14:paraId="07F611D5" w14:textId="77777777" w:rsidR="00FB4191" w:rsidRDefault="00000000">
      <w:pPr>
        <w:spacing w:after="130" w:line="276" w:lineRule="auto"/>
      </w:pPr>
      <w:r>
        <w:t>Ingest moves a DMER from Mercury into our control. It is two separate functions, not one. The original design performed page retrieval, document download, blob write, database write and publish in a single invocation, which couples the fate of every document in a page together: one unreadable pre-signed URL fails the whole batch and the retry re-downloads the forty-nine documents that already succeeded.</w:t>
      </w:r>
    </w:p>
    <w:p w14:paraId="0616CD48" w14:textId="77777777" w:rsidR="00FB4191" w:rsidRDefault="00000000">
      <w:pPr>
        <w:pStyle w:val="Heading3"/>
        <w:spacing w:before="260" w:after="130"/>
      </w:pPr>
      <w:bookmarkStart w:id="8" w:name="_Toc240729581"/>
      <w:r>
        <w:t>4.1.1  Page Poller</w:t>
      </w:r>
      <w:bookmarkEnd w:id="8"/>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000"/>
        <w:gridCol w:w="7360"/>
      </w:tblGrid>
      <w:tr w:rsidR="00FB4191" w14:paraId="4C0D42BB" w14:textId="77777777">
        <w:tblPrEx>
          <w:tblCellMar>
            <w:top w:w="0" w:type="dxa"/>
            <w:bottom w:w="0" w:type="dxa"/>
          </w:tblCellMar>
        </w:tblPrEx>
        <w:trPr>
          <w:cantSplit/>
        </w:trPr>
        <w:tc>
          <w:tcPr>
            <w:tcW w:w="2000" w:type="dxa"/>
            <w:tcMar>
              <w:top w:w="60" w:type="dxa"/>
              <w:left w:w="110" w:type="dxa"/>
              <w:bottom w:w="60" w:type="dxa"/>
              <w:right w:w="110" w:type="dxa"/>
            </w:tcMar>
          </w:tcPr>
          <w:p w14:paraId="33CDFFC6" w14:textId="77777777" w:rsidR="00FB4191" w:rsidRDefault="00000000">
            <w:pPr>
              <w:spacing w:before="40" w:after="40" w:line="250" w:lineRule="auto"/>
            </w:pPr>
            <w:r>
              <w:rPr>
                <w:b/>
                <w:bCs/>
                <w:sz w:val="19"/>
                <w:szCs w:val="19"/>
              </w:rPr>
              <w:t>Type</w:t>
            </w:r>
          </w:p>
        </w:tc>
        <w:tc>
          <w:tcPr>
            <w:tcW w:w="7360" w:type="dxa"/>
            <w:tcMar>
              <w:top w:w="60" w:type="dxa"/>
              <w:left w:w="110" w:type="dxa"/>
              <w:bottom w:w="60" w:type="dxa"/>
              <w:right w:w="110" w:type="dxa"/>
            </w:tcMar>
          </w:tcPr>
          <w:p w14:paraId="00DA26C0" w14:textId="77777777" w:rsidR="00FB4191" w:rsidRDefault="00000000">
            <w:pPr>
              <w:spacing w:before="40" w:after="40" w:line="250" w:lineRule="auto"/>
            </w:pPr>
            <w:r>
              <w:rPr>
                <w:sz w:val="19"/>
                <w:szCs w:val="19"/>
              </w:rPr>
              <w:t>Azure Function, timer trigger, approximately every five minutes (see question I-14 for the SLA that sets this)</w:t>
            </w:r>
          </w:p>
        </w:tc>
      </w:tr>
      <w:tr w:rsidR="00FB4191" w14:paraId="5AB7EFC7"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33C5D581" w14:textId="77777777" w:rsidR="00FB4191" w:rsidRDefault="00000000">
            <w:pPr>
              <w:spacing w:before="40" w:after="40" w:line="250" w:lineRule="auto"/>
            </w:pPr>
            <w:r>
              <w:rPr>
                <w:b/>
                <w:bCs/>
                <w:sz w:val="19"/>
                <w:szCs w:val="19"/>
              </w:rPr>
              <w:t>Reads</w:t>
            </w:r>
          </w:p>
        </w:tc>
        <w:tc>
          <w:tcPr>
            <w:tcW w:w="7360" w:type="dxa"/>
            <w:shd w:val="clear" w:color="auto" w:fill="EEF3F9"/>
            <w:tcMar>
              <w:top w:w="60" w:type="dxa"/>
              <w:left w:w="110" w:type="dxa"/>
              <w:bottom w:w="60" w:type="dxa"/>
              <w:right w:w="110" w:type="dxa"/>
            </w:tcMar>
          </w:tcPr>
          <w:p w14:paraId="479C8570" w14:textId="77777777" w:rsidR="00FB4191" w:rsidRDefault="00000000">
            <w:pPr>
              <w:spacing w:before="40" w:after="40" w:line="250" w:lineRule="auto"/>
            </w:pPr>
            <w:r>
              <w:rPr>
                <w:sz w:val="19"/>
                <w:szCs w:val="19"/>
              </w:rPr>
              <w:t>poll_checkpoint; Mercury batch GET API, one page per invocation</w:t>
            </w:r>
          </w:p>
        </w:tc>
      </w:tr>
      <w:tr w:rsidR="00FB4191" w14:paraId="3963CB19" w14:textId="77777777">
        <w:tblPrEx>
          <w:tblCellMar>
            <w:top w:w="0" w:type="dxa"/>
            <w:bottom w:w="0" w:type="dxa"/>
          </w:tblCellMar>
        </w:tblPrEx>
        <w:trPr>
          <w:cantSplit/>
        </w:trPr>
        <w:tc>
          <w:tcPr>
            <w:tcW w:w="2000" w:type="dxa"/>
            <w:tcMar>
              <w:top w:w="60" w:type="dxa"/>
              <w:left w:w="110" w:type="dxa"/>
              <w:bottom w:w="60" w:type="dxa"/>
              <w:right w:w="110" w:type="dxa"/>
            </w:tcMar>
          </w:tcPr>
          <w:p w14:paraId="5D769A2E" w14:textId="77777777" w:rsidR="00FB4191" w:rsidRDefault="00000000">
            <w:pPr>
              <w:spacing w:before="40" w:after="40" w:line="250" w:lineRule="auto"/>
            </w:pPr>
            <w:r>
              <w:rPr>
                <w:b/>
                <w:bCs/>
                <w:sz w:val="19"/>
                <w:szCs w:val="19"/>
              </w:rPr>
              <w:t>Writes</w:t>
            </w:r>
          </w:p>
        </w:tc>
        <w:tc>
          <w:tcPr>
            <w:tcW w:w="7360" w:type="dxa"/>
            <w:tcMar>
              <w:top w:w="60" w:type="dxa"/>
              <w:left w:w="110" w:type="dxa"/>
              <w:bottom w:w="60" w:type="dxa"/>
              <w:right w:w="110" w:type="dxa"/>
            </w:tcMar>
          </w:tcPr>
          <w:p w14:paraId="2A05BE57" w14:textId="77777777" w:rsidR="00FB4191" w:rsidRDefault="00000000">
            <w:pPr>
              <w:spacing w:before="40" w:after="40" w:line="250" w:lineRule="auto"/>
            </w:pPr>
            <w:r>
              <w:rPr>
                <w:sz w:val="19"/>
                <w:szCs w:val="19"/>
              </w:rPr>
              <w:t>dmer_document, poll_checkpoint</w:t>
            </w:r>
          </w:p>
        </w:tc>
      </w:tr>
      <w:tr w:rsidR="00FB4191" w14:paraId="0CBCF8B6"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44736077" w14:textId="77777777" w:rsidR="00FB4191" w:rsidRDefault="00000000">
            <w:pPr>
              <w:spacing w:before="40" w:after="40" w:line="250" w:lineRule="auto"/>
            </w:pPr>
            <w:r>
              <w:rPr>
                <w:b/>
                <w:bCs/>
                <w:sz w:val="19"/>
                <w:szCs w:val="19"/>
              </w:rPr>
              <w:t>Publishes</w:t>
            </w:r>
          </w:p>
        </w:tc>
        <w:tc>
          <w:tcPr>
            <w:tcW w:w="7360" w:type="dxa"/>
            <w:shd w:val="clear" w:color="auto" w:fill="EEF3F9"/>
            <w:tcMar>
              <w:top w:w="60" w:type="dxa"/>
              <w:left w:w="110" w:type="dxa"/>
              <w:bottom w:w="60" w:type="dxa"/>
              <w:right w:w="110" w:type="dxa"/>
            </w:tcMar>
          </w:tcPr>
          <w:p w14:paraId="19487BAA" w14:textId="77777777" w:rsidR="00FB4191" w:rsidRDefault="00000000">
            <w:pPr>
              <w:spacing w:before="40" w:after="40" w:line="250" w:lineRule="auto"/>
            </w:pPr>
            <w:r>
              <w:rPr>
                <w:sz w:val="19"/>
                <w:szCs w:val="19"/>
              </w:rPr>
              <w:t>One dmer-ingest message per document; one self-directed message if another page remains</w:t>
            </w:r>
          </w:p>
        </w:tc>
      </w:tr>
      <w:tr w:rsidR="00FB4191" w14:paraId="5CA775D2" w14:textId="77777777">
        <w:tblPrEx>
          <w:tblCellMar>
            <w:top w:w="0" w:type="dxa"/>
            <w:bottom w:w="0" w:type="dxa"/>
          </w:tblCellMar>
        </w:tblPrEx>
        <w:trPr>
          <w:cantSplit/>
        </w:trPr>
        <w:tc>
          <w:tcPr>
            <w:tcW w:w="2000" w:type="dxa"/>
            <w:tcMar>
              <w:top w:w="60" w:type="dxa"/>
              <w:left w:w="110" w:type="dxa"/>
              <w:bottom w:w="60" w:type="dxa"/>
              <w:right w:w="110" w:type="dxa"/>
            </w:tcMar>
          </w:tcPr>
          <w:p w14:paraId="489E0A53" w14:textId="77777777" w:rsidR="00FB4191" w:rsidRDefault="00000000">
            <w:pPr>
              <w:spacing w:before="40" w:after="40" w:line="250" w:lineRule="auto"/>
            </w:pPr>
            <w:r>
              <w:rPr>
                <w:b/>
                <w:bCs/>
                <w:sz w:val="19"/>
                <w:szCs w:val="19"/>
              </w:rPr>
              <w:t>Concurrency</w:t>
            </w:r>
          </w:p>
        </w:tc>
        <w:tc>
          <w:tcPr>
            <w:tcW w:w="7360" w:type="dxa"/>
            <w:tcMar>
              <w:top w:w="60" w:type="dxa"/>
              <w:left w:w="110" w:type="dxa"/>
              <w:bottom w:w="60" w:type="dxa"/>
              <w:right w:w="110" w:type="dxa"/>
            </w:tcMar>
          </w:tcPr>
          <w:p w14:paraId="71FEF26F" w14:textId="77777777" w:rsidR="00FB4191" w:rsidRDefault="00000000">
            <w:pPr>
              <w:spacing w:before="40" w:after="40" w:line="250" w:lineRule="auto"/>
            </w:pPr>
            <w:r>
              <w:rPr>
                <w:sz w:val="19"/>
                <w:szCs w:val="19"/>
              </w:rPr>
              <w:t>Singleton. Two pollers running at once will fetch the same page twice — harmless because of the idempotent upsert, but wasteful</w:t>
            </w:r>
          </w:p>
        </w:tc>
      </w:tr>
    </w:tbl>
    <w:p w14:paraId="1F5FEFE7" w14:textId="77777777" w:rsidR="00FB4191" w:rsidRDefault="00000000">
      <w:pPr>
        <w:spacing w:after="130" w:line="276" w:lineRule="auto"/>
      </w:pPr>
      <w:r>
        <w:t>Processing steps:</w:t>
      </w:r>
    </w:p>
    <w:p w14:paraId="3E833900" w14:textId="77777777" w:rsidR="00FB4191" w:rsidRDefault="00000000">
      <w:pPr>
        <w:pStyle w:val="ListParagraph"/>
        <w:numPr>
          <w:ilvl w:val="0"/>
          <w:numId w:val="1"/>
        </w:numPr>
        <w:spacing w:after="70" w:line="264" w:lineRule="auto"/>
      </w:pPr>
      <w:r>
        <w:t xml:space="preserve">Read the poll_checkpoint row for this source (BACKLOG or REALTIME) to obtain </w:t>
      </w:r>
      <w:del w:id="1001" w:author="Claude" w:date="2026-09-23T00:00:00Z">
        <w:r>
          <w:delText>last_page</w:delText>
        </w:r>
      </w:del>
      <w:ins w:id="1002" w:author="Claude" w:date="2026-09-23T00:00:00Z">
        <w:r>
          <w:t>last_cursor</w:t>
        </w:r>
      </w:ins>
      <w:r>
        <w:t xml:space="preserve"> and last_received_date.</w:t>
      </w:r>
    </w:p>
    <w:p w14:paraId="4B2E84CC" w14:textId="77777777" w:rsidR="00FB4191" w:rsidRDefault="00000000">
      <w:pPr>
        <w:pStyle w:val="ListParagraph"/>
        <w:numPr>
          <w:ilvl w:val="0"/>
          <w:numId w:val="1"/>
        </w:numPr>
        <w:spacing w:after="70" w:line="264" w:lineRule="auto"/>
      </w:pPr>
      <w:r>
        <w:t>Call the Mercury batch GET API for a single page. Do not loop over pages inside the invocation. A long-running poller is harder to retry, harder to reason about when it times out, and holds a checkpoint open while it works.</w:t>
      </w:r>
    </w:p>
    <w:p w14:paraId="52A9711B" w14:textId="77777777" w:rsidR="00FB4191" w:rsidRDefault="00000000">
      <w:pPr>
        <w:pStyle w:val="ListParagraph"/>
        <w:numPr>
          <w:ilvl w:val="0"/>
          <w:numId w:val="1"/>
        </w:numPr>
        <w:spacing w:after="70" w:line="264" w:lineRule="auto"/>
      </w:pPr>
      <w:r>
        <w:t xml:space="preserve">For each entry in the value array, upsert one dmer_document row. The upsert is keyed on document_guid and is the single most important idempotency guarantee in the system: it is what </w:t>
        <w:lastRenderedPageBreak/>
        <w:t>makes it safe for the poller to see the same document repeatedly, for the webhook to deliver a duplicate, and for a failed run to be repeated.</w:t>
      </w:r>
    </w:p>
    <w:p w14:paraId="49650155" w14:textId="77777777" w:rsidR="00FB4191" w:rsidRDefault="00000000">
      <w:pPr>
        <w:pStyle w:val="ListParagraph"/>
        <w:numPr>
          <w:ilvl w:val="0"/>
          <w:numId w:val="1"/>
        </w:numPr>
        <w:spacing w:after="70" w:line="264" w:lineRule="auto"/>
      </w:pPr>
      <w:r>
        <w:t>If the entry contains a driver object, resolve or create the driver row from licence_number and attach driver_key to the document. If it does not, leave driver_key null; stage 2 will resolve it from the page itself.</w:t>
      </w:r>
    </w:p>
    <w:p w14:paraId="42F102A1" w14:textId="77777777" w:rsidR="00FB4191" w:rsidRDefault="00000000">
      <w:pPr>
        <w:pStyle w:val="ListParagraph"/>
        <w:numPr>
          <w:ilvl w:val="0"/>
          <w:numId w:val="1"/>
        </w:numPr>
        <w:spacing w:after="70" w:line="264" w:lineRule="auto"/>
      </w:pPr>
      <w:r>
        <w:t>If the entry contains a case object, record mercury_case_id.</w:t>
      </w:r>
    </w:p>
    <w:p w14:paraId="32FEB1C8" w14:textId="77777777" w:rsidR="00FB4191" w:rsidRDefault="00000000">
      <w:pPr>
        <w:pStyle w:val="ListParagraph"/>
        <w:numPr>
          <w:ilvl w:val="0"/>
          <w:numId w:val="1"/>
        </w:numPr>
        <w:spacing w:after="70" w:line="264" w:lineRule="auto"/>
      </w:pPr>
      <w:r>
        <w:t>Publish one dmer-ingest message per document, with MessageId set to document_guid so Service Bus duplicate detection suppresses repeats within the detection window.</w:t>
      </w:r>
    </w:p>
    <w:p w14:paraId="6FF71095" w14:textId="77777777" w:rsidR="00FB4191" w:rsidRDefault="00000000">
      <w:pPr>
        <w:pStyle w:val="ListParagraph"/>
        <w:numPr>
          <w:ilvl w:val="0"/>
          <w:numId w:val="1"/>
        </w:numPr>
        <w:spacing w:after="70" w:line="264" w:lineRule="auto"/>
      </w:pPr>
      <w:r>
        <w:t>If has_more is true, publish a message instructing the poller to fetch the next page. Each page therefore becomes its own short, independently retryable invocation.</w:t>
      </w:r>
    </w:p>
    <w:p w14:paraId="7444168B" w14:textId="77777777" w:rsidR="00FB4191" w:rsidRDefault="00000000">
      <w:pPr>
        <w:pStyle w:val="ListParagraph"/>
        <w:numPr>
          <w:ilvl w:val="0"/>
          <w:numId w:val="1"/>
        </w:numPr>
        <w:spacing w:after="70" w:line="264" w:lineRule="auto"/>
      </w:pPr>
      <w:r>
        <w:t xml:space="preserve">Update poll_checkpoint with </w:t>
      </w:r>
      <w:del w:id="1003" w:author="Claude" w:date="2026-09-23T00:00:00Z">
        <w:r>
          <w:delText>last_page</w:delText>
        </w:r>
      </w:del>
      <w:ins w:id="1004" w:author="Claude" w:date="2026-09-23T00:00:00Z">
        <w:r>
          <w:t>last_cursor</w:t>
        </w:r>
      </w:ins>
      <w:r>
        <w:t xml:space="preserve">, last_received_date and last_run_at.</w:t>
      </w:r>
    </w:p>
    <w:p w14:paraId="7321BA6B" w14:textId="77777777" w:rsidR="00FB4191" w:rsidRDefault="00000000">
      <w:pPr>
        <w:spacing w:after="130" w:line="276" w:lineRule="auto"/>
      </w:pPr>
      <w:r>
        <w:rPr>
          <w:b/>
          <w:bCs/>
        </w:rPr>
        <w:t>Database writes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
        <w:gridCol w:w="1874"/>
        <w:gridCol w:w="1579"/>
        <w:gridCol w:w="5869"/>
        <w:gridCol w:w="19"/>
      </w:tblGrid>
      <w:tr w:rsidR="00FB4191" w14:paraId="409C5E3F" w14:textId="77777777">
        <w:tblPrEx>
          <w:tblCellMar>
            <w:top w:w="0" w:type="dxa"/>
            <w:bottom w:w="0" w:type="dxa"/>
          </w:tblCellMar>
        </w:tblPrEx>
        <w:trPr>
          <w:gridAfter w:val="1"/>
          <w:wAfter w:w="19" w:type="dxa"/>
          <w:cantSplit/>
          <w:tblHeader/>
        </w:trPr>
        <w:tc>
          <w:tcPr>
            <w:tcW w:w="1900" w:type="dxa"/>
            <w:gridSpan w:val="2"/>
            <w:shd w:val="clear" w:color="auto" w:fill="1F4E79"/>
            <w:tcMar>
              <w:top w:w="60" w:type="dxa"/>
              <w:left w:w="110" w:type="dxa"/>
              <w:bottom w:w="60" w:type="dxa"/>
              <w:right w:w="110" w:type="dxa"/>
            </w:tcMar>
          </w:tcPr>
          <w:p w14:paraId="6FF998AC"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5562FDC9"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51AEF93C" w14:textId="77777777" w:rsidR="00FB4191" w:rsidRDefault="00000000">
            <w:pPr>
              <w:spacing w:before="40" w:after="40" w:line="250" w:lineRule="auto"/>
            </w:pPr>
            <w:r>
              <w:rPr>
                <w:b/>
                <w:bCs/>
                <w:color w:val="FFFFFF"/>
                <w:sz w:val="19"/>
                <w:szCs w:val="19"/>
              </w:rPr>
              <w:t>Fields written</w:t>
            </w:r>
          </w:p>
        </w:tc>
      </w:tr>
      <w:tr w:rsidR="00FB4191" w14:paraId="064A287D" w14:textId="77777777">
        <w:tblPrEx>
          <w:tblCellMar>
            <w:top w:w="0" w:type="dxa"/>
            <w:bottom w:w="0" w:type="dxa"/>
          </w:tblCellMar>
        </w:tblPrEx>
        <w:trPr>
          <w:gridAfter w:val="1"/>
          <w:wAfter w:w="19" w:type="dxa"/>
          <w:cantSplit/>
        </w:trPr>
        <w:tc>
          <w:tcPr>
            <w:tcW w:w="1900" w:type="dxa"/>
            <w:gridSpan w:val="2"/>
            <w:tcMar>
              <w:top w:w="60" w:type="dxa"/>
              <w:left w:w="110" w:type="dxa"/>
              <w:bottom w:w="60" w:type="dxa"/>
              <w:right w:w="110" w:type="dxa"/>
            </w:tcMar>
          </w:tcPr>
          <w:p w14:paraId="49D85C7F"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tcMar>
              <w:top w:w="60" w:type="dxa"/>
              <w:left w:w="110" w:type="dxa"/>
              <w:bottom w:w="60" w:type="dxa"/>
              <w:right w:w="110" w:type="dxa"/>
            </w:tcMar>
          </w:tcPr>
          <w:p w14:paraId="0C61442A" w14:textId="77777777" w:rsidR="00FB4191" w:rsidRDefault="00000000">
            <w:pPr>
              <w:spacing w:before="40" w:after="40" w:line="250" w:lineRule="auto"/>
            </w:pPr>
            <w:r>
              <w:rPr>
                <w:sz w:val="19"/>
                <w:szCs w:val="19"/>
              </w:rPr>
              <w:t>INSERT … ON CONFLICT (document_guid) DO NOTHING</w:t>
            </w:r>
          </w:p>
        </w:tc>
        <w:tc>
          <w:tcPr>
            <w:tcW w:w="5960" w:type="dxa"/>
            <w:tcMar>
              <w:top w:w="60" w:type="dxa"/>
              <w:left w:w="110" w:type="dxa"/>
              <w:bottom w:w="60" w:type="dxa"/>
              <w:right w:w="110" w:type="dxa"/>
            </w:tcMar>
          </w:tcPr>
          <w:p w14:paraId="0A80B270" w14:textId="77777777" w:rsidR="00FB4191" w:rsidRDefault="00000000">
            <w:pPr>
              <w:spacing w:before="40" w:after="40" w:line="250" w:lineRule="auto"/>
            </w:pPr>
            <w:r>
              <w:rPr>
                <w:sz w:val="19"/>
                <w:szCs w:val="19"/>
              </w:rPr>
              <w:t xml:space="preserve">id (generated), document_guid, document_name, mercury_document_status, document_priority, received_date, dps_date, queue, business_area, mercury_case_id, driver_key (when Mercury supplied a driver), </w:t>
            </w:r>
            <w:del w:id="1007" w:author="Claude" w:date="2026-09-23T00:00:00Z">
              <w:r>
                <w:rPr>
                  <w:sz w:val="19"/>
                  <w:szCs w:val="19"/>
                </w:rPr>
                <w:delText xml:space="preserve">correlation_id (generated once, constant for the life of the document), </w:delText>
              </w:r>
            </w:del>
            <w:r>
              <w:rPr>
                <w:sz w:val="19"/>
                <w:szCs w:val="19"/>
              </w:rPr>
              <w:t xml:space="preserve">pipeline_status = RECEIVED, current_stage = INGEST, attempt_count = 0, first_seen_at, updated_at</w:t>
            </w:r>
          </w:p>
        </w:tc>
      </w:tr>
      <w:tr w:rsidR="00FB4191" w14:paraId="2FF2716D" w14:textId="77777777">
        <w:tblPrEx>
          <w:tblCellMar>
            <w:top w:w="0" w:type="dxa"/>
            <w:bottom w:w="0" w:type="dxa"/>
          </w:tblCellMar>
        </w:tblPrEx>
        <w:trPr>
          <w:gridAfter w:val="1"/>
          <w:wAfter w:w="19" w:type="dxa"/>
          <w:cantSplit/>
        </w:trPr>
        <w:tc>
          <w:tcPr>
            <w:tcW w:w="1900" w:type="dxa"/>
            <w:gridSpan w:val="2"/>
            <w:shd w:val="clear" w:color="auto" w:fill="EEF3F9"/>
            <w:tcMar>
              <w:top w:w="60" w:type="dxa"/>
              <w:left w:w="110" w:type="dxa"/>
              <w:bottom w:w="60" w:type="dxa"/>
              <w:right w:w="110" w:type="dxa"/>
            </w:tcMar>
          </w:tcPr>
          <w:p w14:paraId="660006EB" w14:textId="77777777" w:rsidR="00FB4191" w:rsidRDefault="00000000">
            <w:pPr>
              <w:spacing w:before="40" w:after="40" w:line="250" w:lineRule="auto"/>
            </w:pPr>
            <w:r>
              <w:rPr>
                <w:rFonts w:ascii="Consolas" w:eastAsia="Consolas" w:hAnsi="Consolas" w:cs="Consolas"/>
                <w:sz w:val="17"/>
                <w:szCs w:val="17"/>
              </w:rPr>
              <w:t>driver</w:t>
            </w:r>
          </w:p>
        </w:tc>
        <w:tc>
          <w:tcPr>
            <w:tcW w:w="1500" w:type="dxa"/>
            <w:shd w:val="clear" w:color="auto" w:fill="EEF3F9"/>
            <w:tcMar>
              <w:top w:w="60" w:type="dxa"/>
              <w:left w:w="110" w:type="dxa"/>
              <w:bottom w:w="60" w:type="dxa"/>
              <w:right w:w="110" w:type="dxa"/>
            </w:tcMar>
          </w:tcPr>
          <w:p w14:paraId="2A165876" w14:textId="77777777" w:rsidR="00FB4191" w:rsidRDefault="00000000">
            <w:pPr>
              <w:spacing w:before="40" w:after="40" w:line="250" w:lineRule="auto"/>
            </w:pPr>
            <w:r>
              <w:rPr>
                <w:sz w:val="19"/>
                <w:szCs w:val="19"/>
              </w:rPr>
              <w:t>INSERT … ON CONFLICT (licence_number) DO UPDATE</w:t>
            </w:r>
          </w:p>
        </w:tc>
        <w:tc>
          <w:tcPr>
            <w:tcW w:w="5960" w:type="dxa"/>
            <w:shd w:val="clear" w:color="auto" w:fill="EEF3F9"/>
            <w:tcMar>
              <w:top w:w="60" w:type="dxa"/>
              <w:left w:w="110" w:type="dxa"/>
              <w:bottom w:w="60" w:type="dxa"/>
              <w:right w:w="110" w:type="dxa"/>
            </w:tcMar>
          </w:tcPr>
          <w:p w14:paraId="364C80B5" w14:textId="77777777" w:rsidR="00FB4191" w:rsidRDefault="00000000">
            <w:pPr>
              <w:spacing w:before="40" w:after="40" w:line="250" w:lineRule="auto"/>
            </w:pPr>
            <w:r>
              <w:rPr>
                <w:sz w:val="19"/>
                <w:szCs w:val="19"/>
              </w:rPr>
              <w:t>driver_key, licence_number (normalized: uppercase, punctuation stripped), mercury_driver_id, first_name, last_name, last_synced_at. Only when Mercury returned a driver object</w:t>
            </w:r>
          </w:p>
        </w:tc>
      </w:tr>
      <w:tr w:rsidR="00FB4191" w14:paraId="40BA1F93" w14:textId="77777777">
        <w:tblPrEx>
          <w:tblCellMar>
            <w:top w:w="0" w:type="dxa"/>
            <w:bottom w:w="0" w:type="dxa"/>
          </w:tblCellMar>
        </w:tblPrEx>
        <w:trPr>
          <w:gridAfter w:val="1"/>
          <w:wAfter w:w="19" w:type="dxa"/>
          <w:cantSplit/>
        </w:trPr>
        <w:tc>
          <w:tcPr>
            <w:tcW w:w="1900" w:type="dxa"/>
            <w:gridSpan w:val="2"/>
            <w:tcMar>
              <w:top w:w="60" w:type="dxa"/>
              <w:left w:w="110" w:type="dxa"/>
              <w:bottom w:w="60" w:type="dxa"/>
              <w:right w:w="110" w:type="dxa"/>
            </w:tcMar>
          </w:tcPr>
          <w:p w14:paraId="02F63BFE" w14:textId="77777777" w:rsidR="00FB4191" w:rsidRDefault="00000000">
            <w:pPr>
              <w:spacing w:before="40" w:after="40" w:line="250" w:lineRule="auto"/>
            </w:pPr>
            <w:r>
              <w:rPr>
                <w:rFonts w:ascii="Consolas" w:eastAsia="Consolas" w:hAnsi="Consolas" w:cs="Consolas"/>
                <w:sz w:val="17"/>
                <w:szCs w:val="17"/>
              </w:rPr>
              <w:t>poll_checkpoint</w:t>
            </w:r>
          </w:p>
        </w:tc>
        <w:tc>
          <w:tcPr>
            <w:tcW w:w="1500" w:type="dxa"/>
            <w:tcMar>
              <w:top w:w="60" w:type="dxa"/>
              <w:left w:w="110" w:type="dxa"/>
              <w:bottom w:w="60" w:type="dxa"/>
              <w:right w:w="110" w:type="dxa"/>
            </w:tcMar>
          </w:tcPr>
          <w:p w14:paraId="3B682723" w14:textId="77777777" w:rsidR="00FB4191" w:rsidRDefault="00000000">
            <w:pPr>
              <w:spacing w:before="40" w:after="40" w:line="250" w:lineRule="auto"/>
            </w:pPr>
            <w:r>
              <w:rPr>
                <w:sz w:val="19"/>
                <w:szCs w:val="19"/>
              </w:rPr>
              <w:t>UPDATE</w:t>
            </w:r>
          </w:p>
        </w:tc>
        <w:tc>
          <w:tcPr>
            <w:tcW w:w="5960" w:type="dxa"/>
            <w:tcMar>
              <w:top w:w="60" w:type="dxa"/>
              <w:left w:w="110" w:type="dxa"/>
              <w:bottom w:w="60" w:type="dxa"/>
              <w:right w:w="110" w:type="dxa"/>
            </w:tcMar>
          </w:tcPr>
          <w:p w14:paraId="25B23579" w14:textId="77777777" w:rsidR="00FB4191" w:rsidRDefault="00000000">
            <w:pPr>
              <w:spacing w:before="40" w:after="40" w:line="250" w:lineRule="auto"/>
            </w:pPr>
            <w:r>
              <w:rPr>
                <w:sz w:val="19"/>
                <w:szCs w:val="19"/>
              </w:rPr>
              <w:t xml:space="preserve">source, </w:t>
            </w:r>
            <w:del w:id="1005" w:author="Claude" w:date="2026-09-23T00:00:00Z">
              <w:r>
                <w:rPr>
                  <w:sz w:val="19"/>
                  <w:szCs w:val="19"/>
                </w:rPr>
                <w:delText>last_page</w:delText>
              </w:r>
            </w:del>
            <w:ins w:id="1006" w:author="Claude" w:date="2026-09-23T00:00:00Z">
              <w:r>
                <w:rPr>
                  <w:sz w:val="19"/>
                  <w:szCs w:val="19"/>
                </w:rPr>
                <w:t>last_cursor</w:t>
              </w:r>
            </w:ins>
            <w:r>
              <w:rPr>
                <w:sz w:val="19"/>
                <w:szCs w:val="19"/>
              </w:rPr>
              <w:t xml:space="preserve">, last_received_date, last_run_at</w:t>
            </w:r>
          </w:p>
        </w:tc>
      </w:tr>
      <w:tr w:rsidR="00FB4191" w14:paraId="6D4DEB7C" w14:textId="77777777">
        <w:tblPrEx>
          <w:tblBorders>
            <w:top w:val="single" w:sz="3" w:space="0" w:color="C8A200"/>
            <w:left w:val="single" w:sz="18" w:space="0" w:color="C8A200"/>
            <w:bottom w:val="single" w:sz="3" w:space="0" w:color="C8A200"/>
            <w:right w:val="single" w:sz="3" w:space="0" w:color="C8A200"/>
            <w:insideH w:val="none" w:sz="0" w:space="0" w:color="auto"/>
            <w:insideV w:val="none" w:sz="0" w:space="0" w:color="auto"/>
          </w:tblBorders>
          <w:tblCellMar>
            <w:top w:w="0" w:type="dxa"/>
            <w:bottom w:w="0" w:type="dxa"/>
          </w:tblCellMar>
        </w:tblPrEx>
        <w:trPr>
          <w:gridBefore w:val="1"/>
          <w:wBefore w:w="19" w:type="dxa"/>
        </w:trPr>
        <w:tc>
          <w:tcPr>
            <w:tcW w:w="9360" w:type="dxa"/>
            <w:gridSpan w:val="4"/>
            <w:shd w:val="clear" w:color="auto" w:fill="FFF8E1"/>
            <w:tcMar>
              <w:top w:w="120" w:type="dxa"/>
              <w:left w:w="180" w:type="dxa"/>
              <w:bottom w:w="120" w:type="dxa"/>
              <w:right w:w="160" w:type="dxa"/>
            </w:tcMar>
          </w:tcPr>
          <w:p w14:paraId="3F5A2238" w14:textId="77777777" w:rsidR="00FB4191" w:rsidRDefault="00000000">
            <w:pPr>
              <w:spacing w:after="60"/>
            </w:pPr>
            <w:r>
              <w:rPr>
                <w:b/>
                <w:bCs/>
                <w:sz w:val="20"/>
                <w:szCs w:val="20"/>
              </w:rPr>
              <w:t>Why DO NOTHING rather than DO UPDATE on dmer_document</w:t>
            </w:r>
          </w:p>
          <w:p w14:paraId="7FDF93AF" w14:textId="77777777" w:rsidR="00FB4191" w:rsidRDefault="00000000">
            <w:pPr>
              <w:spacing w:after="50" w:line="264" w:lineRule="auto"/>
            </w:pPr>
            <w:r>
              <w:rPr>
                <w:sz w:val="20"/>
                <w:szCs w:val="20"/>
              </w:rPr>
              <w:t>The batch API is expected to keep returning the same Uploaded documents until dps_date is set (question M-3). If the poller overwrote the row on every pass, it would reset pipeline_status on a document that is mid-flight through extraction.</w:t>
            </w:r>
          </w:p>
          <w:p w14:paraId="3F319C82" w14:textId="77777777" w:rsidR="00FB4191" w:rsidRDefault="00000000">
            <w:pPr>
              <w:spacing w:after="50" w:line="264" w:lineRule="auto"/>
            </w:pPr>
            <w:r>
              <w:rPr>
                <w:sz w:val="20"/>
                <w:szCs w:val="20"/>
              </w:rPr>
              <w:t>Mercury-side metadata that genuinely changes — dps_date, mercury_document_status, case assignment — should be refreshed by the decision gateway's completeness call, which runs at a point where overwriting is safe, not by the poller.</w:t>
            </w:r>
          </w:p>
        </w:tc>
      </w:tr>
    </w:tbl>
    <w:p w14:paraId="614FE017" w14:textId="77777777" w:rsidR="00FB4191" w:rsidRDefault="00000000">
      <w:pPr>
        <w:spacing w:after="130" w:line="276" w:lineRule="auto"/>
      </w:pPr>
      <w:r>
        <w:rPr>
          <w:b/>
          <w:bCs/>
        </w:rPr>
        <w:t xml:space="preserve">Failure handling. </w:t>
      </w:r>
      <w:r>
        <w:t>A failure calling Mercury is transient: retry inside the function with backoff, and let the timer fire again if the retry budget is exhausted. Nothing is lost because the checkpoint is only advanced after a successful page. A failure publishing some but not all messages for a page is also safe, because the next pass re-upserts the same documents and re-publishes; duplicate detection and the idempotent upsert absorb it.</w:t>
      </w:r>
    </w:p>
    <w:p w14:paraId="5054CFDC" w14:textId="77777777" w:rsidR="00FB4191" w:rsidRDefault="00000000">
      <w:pPr>
        <w:pStyle w:val="Heading3"/>
        <w:spacing w:before="260" w:after="130"/>
      </w:pPr>
      <w:bookmarkStart w:id="9" w:name="_Toc240729582"/>
      <w:r>
        <w:t>4.1.2  Ingest Function</w:t>
      </w:r>
      <w:bookmarkEnd w:id="9"/>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000"/>
        <w:gridCol w:w="7360"/>
      </w:tblGrid>
      <w:tr w:rsidR="00FB4191" w14:paraId="7576C917" w14:textId="77777777">
        <w:tblPrEx>
          <w:tblCellMar>
            <w:top w:w="0" w:type="dxa"/>
            <w:bottom w:w="0" w:type="dxa"/>
          </w:tblCellMar>
        </w:tblPrEx>
        <w:trPr>
          <w:cantSplit/>
        </w:trPr>
        <w:tc>
          <w:tcPr>
            <w:tcW w:w="2000" w:type="dxa"/>
            <w:tcMar>
              <w:top w:w="60" w:type="dxa"/>
              <w:left w:w="110" w:type="dxa"/>
              <w:bottom w:w="60" w:type="dxa"/>
              <w:right w:w="110" w:type="dxa"/>
            </w:tcMar>
          </w:tcPr>
          <w:p w14:paraId="60B70E46" w14:textId="77777777" w:rsidR="00FB4191" w:rsidRDefault="00000000">
            <w:pPr>
              <w:spacing w:before="40" w:after="40" w:line="250" w:lineRule="auto"/>
            </w:pPr>
            <w:r>
              <w:rPr>
                <w:b/>
                <w:bCs/>
                <w:sz w:val="19"/>
                <w:szCs w:val="19"/>
              </w:rPr>
              <w:t>Type</w:t>
            </w:r>
          </w:p>
        </w:tc>
        <w:tc>
          <w:tcPr>
            <w:tcW w:w="7360" w:type="dxa"/>
            <w:tcMar>
              <w:top w:w="60" w:type="dxa"/>
              <w:left w:w="110" w:type="dxa"/>
              <w:bottom w:w="60" w:type="dxa"/>
              <w:right w:w="110" w:type="dxa"/>
            </w:tcMar>
          </w:tcPr>
          <w:p w14:paraId="69AB8E16" w14:textId="77777777" w:rsidR="00FB4191" w:rsidRDefault="00000000">
            <w:pPr>
              <w:spacing w:before="40" w:after="40" w:line="250" w:lineRule="auto"/>
            </w:pPr>
            <w:r>
              <w:rPr>
                <w:sz w:val="19"/>
                <w:szCs w:val="19"/>
              </w:rPr>
              <w:t>Azure Function, Service Bus queue trigger on dmer-ingest</w:t>
            </w:r>
          </w:p>
        </w:tc>
      </w:tr>
      <w:tr w:rsidR="00FB4191" w14:paraId="7892A284"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690D7528" w14:textId="77777777" w:rsidR="00FB4191" w:rsidRDefault="00000000">
            <w:pPr>
              <w:spacing w:before="40" w:after="40" w:line="250" w:lineRule="auto"/>
            </w:pPr>
            <w:r>
              <w:rPr>
                <w:b/>
                <w:bCs/>
                <w:sz w:val="19"/>
                <w:szCs w:val="19"/>
              </w:rPr>
              <w:lastRenderedPageBreak/>
              <w:t>Reads</w:t>
            </w:r>
          </w:p>
        </w:tc>
        <w:tc>
          <w:tcPr>
            <w:tcW w:w="7360" w:type="dxa"/>
            <w:shd w:val="clear" w:color="auto" w:fill="EEF3F9"/>
            <w:tcMar>
              <w:top w:w="60" w:type="dxa"/>
              <w:left w:w="110" w:type="dxa"/>
              <w:bottom w:w="60" w:type="dxa"/>
              <w:right w:w="110" w:type="dxa"/>
            </w:tcMar>
          </w:tcPr>
          <w:p w14:paraId="44547ED6" w14:textId="77777777" w:rsidR="00FB4191" w:rsidRDefault="00000000">
            <w:pPr>
              <w:spacing w:before="40" w:after="40" w:line="250" w:lineRule="auto"/>
            </w:pPr>
            <w:r>
              <w:rPr>
                <w:sz w:val="19"/>
                <w:szCs w:val="19"/>
              </w:rPr>
              <w:t>The queue message; the pre-signed S3 URL held on the message or re-read from dmer_document</w:t>
            </w:r>
          </w:p>
        </w:tc>
      </w:tr>
      <w:tr w:rsidR="00FB4191" w14:paraId="0EAE02A1" w14:textId="77777777">
        <w:tblPrEx>
          <w:tblCellMar>
            <w:top w:w="0" w:type="dxa"/>
            <w:bottom w:w="0" w:type="dxa"/>
          </w:tblCellMar>
        </w:tblPrEx>
        <w:trPr>
          <w:cantSplit/>
        </w:trPr>
        <w:tc>
          <w:tcPr>
            <w:tcW w:w="2000" w:type="dxa"/>
            <w:tcMar>
              <w:top w:w="60" w:type="dxa"/>
              <w:left w:w="110" w:type="dxa"/>
              <w:bottom w:w="60" w:type="dxa"/>
              <w:right w:w="110" w:type="dxa"/>
            </w:tcMar>
          </w:tcPr>
          <w:p w14:paraId="2C71ACCC" w14:textId="77777777" w:rsidR="00FB4191" w:rsidRDefault="00000000">
            <w:pPr>
              <w:spacing w:before="40" w:after="40" w:line="250" w:lineRule="auto"/>
            </w:pPr>
            <w:r>
              <w:rPr>
                <w:b/>
                <w:bCs/>
                <w:sz w:val="19"/>
                <w:szCs w:val="19"/>
              </w:rPr>
              <w:t>Writes</w:t>
            </w:r>
          </w:p>
        </w:tc>
        <w:tc>
          <w:tcPr>
            <w:tcW w:w="7360" w:type="dxa"/>
            <w:tcMar>
              <w:top w:w="60" w:type="dxa"/>
              <w:left w:w="110" w:type="dxa"/>
              <w:bottom w:w="60" w:type="dxa"/>
              <w:right w:w="110" w:type="dxa"/>
            </w:tcMar>
          </w:tcPr>
          <w:p w14:paraId="1FFED7EB" w14:textId="77777777" w:rsidR="00FB4191" w:rsidRDefault="00000000">
            <w:pPr>
              <w:spacing w:before="40" w:after="40" w:line="250" w:lineRule="auto"/>
            </w:pPr>
            <w:r>
              <w:rPr>
                <w:sz w:val="19"/>
                <w:szCs w:val="19"/>
              </w:rPr>
              <w:t>raw-dmer blob container, dmer_document, dmer_stage_run</w:t>
            </w:r>
          </w:p>
        </w:tc>
      </w:tr>
      <w:tr w:rsidR="00FB4191" w14:paraId="042E6820"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44A78D11" w14:textId="77777777" w:rsidR="00FB4191" w:rsidRDefault="00000000">
            <w:pPr>
              <w:spacing w:before="40" w:after="40" w:line="250" w:lineRule="auto"/>
            </w:pPr>
            <w:r>
              <w:rPr>
                <w:b/>
                <w:bCs/>
                <w:sz w:val="19"/>
                <w:szCs w:val="19"/>
              </w:rPr>
              <w:t>Publishes</w:t>
            </w:r>
          </w:p>
        </w:tc>
        <w:tc>
          <w:tcPr>
            <w:tcW w:w="7360" w:type="dxa"/>
            <w:shd w:val="clear" w:color="auto" w:fill="EEF3F9"/>
            <w:tcMar>
              <w:top w:w="60" w:type="dxa"/>
              <w:left w:w="110" w:type="dxa"/>
              <w:bottom w:w="60" w:type="dxa"/>
              <w:right w:w="110" w:type="dxa"/>
            </w:tcMar>
          </w:tcPr>
          <w:p w14:paraId="6ADB8FF4" w14:textId="77777777" w:rsidR="00FB4191" w:rsidRDefault="00000000">
            <w:pPr>
              <w:spacing w:before="40" w:after="40" w:line="250" w:lineRule="auto"/>
            </w:pPr>
            <w:r>
              <w:rPr>
                <w:sz w:val="19"/>
                <w:szCs w:val="19"/>
              </w:rPr>
              <w:t>dmer-raw</w:t>
            </w:r>
          </w:p>
        </w:tc>
      </w:tr>
      <w:tr w:rsidR="00FB4191" w14:paraId="37190DB0" w14:textId="77777777">
        <w:tblPrEx>
          <w:tblCellMar>
            <w:top w:w="0" w:type="dxa"/>
            <w:bottom w:w="0" w:type="dxa"/>
          </w:tblCellMar>
        </w:tblPrEx>
        <w:trPr>
          <w:cantSplit/>
        </w:trPr>
        <w:tc>
          <w:tcPr>
            <w:tcW w:w="2000" w:type="dxa"/>
            <w:tcMar>
              <w:top w:w="60" w:type="dxa"/>
              <w:left w:w="110" w:type="dxa"/>
              <w:bottom w:w="60" w:type="dxa"/>
              <w:right w:w="110" w:type="dxa"/>
            </w:tcMar>
          </w:tcPr>
          <w:p w14:paraId="035D3712" w14:textId="77777777" w:rsidR="00FB4191" w:rsidRDefault="00000000">
            <w:pPr>
              <w:spacing w:before="40" w:after="40" w:line="250" w:lineRule="auto"/>
            </w:pPr>
            <w:r>
              <w:rPr>
                <w:b/>
                <w:bCs/>
                <w:sz w:val="19"/>
                <w:szCs w:val="19"/>
              </w:rPr>
              <w:t>Concurrency</w:t>
            </w:r>
          </w:p>
        </w:tc>
        <w:tc>
          <w:tcPr>
            <w:tcW w:w="7360" w:type="dxa"/>
            <w:tcMar>
              <w:top w:w="60" w:type="dxa"/>
              <w:left w:w="110" w:type="dxa"/>
              <w:bottom w:w="60" w:type="dxa"/>
              <w:right w:w="110" w:type="dxa"/>
            </w:tcMar>
          </w:tcPr>
          <w:p w14:paraId="2A165DCB" w14:textId="77777777" w:rsidR="00FB4191" w:rsidRDefault="00000000">
            <w:pPr>
              <w:spacing w:before="40" w:after="40" w:line="250" w:lineRule="auto"/>
            </w:pPr>
            <w:r>
              <w:rPr>
                <w:sz w:val="19"/>
                <w:szCs w:val="19"/>
              </w:rPr>
              <w:t>Scales freely. One document per invocation</w:t>
            </w:r>
          </w:p>
        </w:tc>
      </w:tr>
    </w:tbl>
    <w:p w14:paraId="572EE3B7" w14:textId="77777777" w:rsidR="00FB4191" w:rsidRDefault="00000000">
      <w:pPr>
        <w:spacing w:after="130" w:line="276" w:lineRule="auto"/>
      </w:pPr>
      <w:r>
        <w:t>Processing steps:</w:t>
      </w:r>
    </w:p>
    <w:p w14:paraId="3CE2C7F6" w14:textId="77777777" w:rsidR="00FB4191" w:rsidRDefault="00000000">
      <w:pPr>
        <w:pStyle w:val="ListParagraph"/>
        <w:numPr>
          <w:ilvl w:val="0"/>
          <w:numId w:val="1"/>
        </w:numPr>
        <w:spacing w:after="70" w:line="264" w:lineRule="auto"/>
      </w:pPr>
      <w:r>
        <w:t>Load the dmer_document row. If pipeline_status is already DOWNLOADED or later, complete the message and return. This is the replay guard: a redelivered message must not re-download and must not re-publish.</w:t>
      </w:r>
    </w:p>
    <w:p w14:paraId="631DF218" w14:textId="77777777" w:rsidR="00FB4191" w:rsidRDefault="00000000">
      <w:pPr>
        <w:pStyle w:val="ListParagraph"/>
        <w:numPr>
          <w:ilvl w:val="0"/>
          <w:numId w:val="1"/>
        </w:numPr>
        <w:spacing w:after="70" w:line="264" w:lineRule="auto"/>
      </w:pPr>
      <w:r>
        <w:t>Download the document from the pre-signed URL.</w:t>
      </w:r>
    </w:p>
    <w:p w14:paraId="0EDD78BC" w14:textId="77777777" w:rsidR="00FB4191" w:rsidRDefault="00000000">
      <w:pPr>
        <w:pStyle w:val="ListParagraph"/>
        <w:numPr>
          <w:ilvl w:val="0"/>
          <w:numId w:val="1"/>
        </w:numPr>
        <w:spacing w:after="70" w:line="264" w:lineRule="auto"/>
      </w:pPr>
      <w:r>
        <w:t>Write it to the raw-dmer container at a deterministic path — raw-dmer/{yyyy}/{MM}/{document_guid}.pdf — so a retry overwrites the same blob rather than creating a second copy.</w:t>
      </w:r>
    </w:p>
    <w:p w14:paraId="616D7AFE" w14:textId="77777777" w:rsidR="00FB4191" w:rsidRDefault="00000000">
      <w:pPr>
        <w:pStyle w:val="ListParagraph"/>
        <w:numPr>
          <w:ilvl w:val="0"/>
          <w:numId w:val="1"/>
        </w:numPr>
        <w:spacing w:after="70" w:line="264" w:lineRule="auto"/>
      </w:pPr>
      <w:r>
        <w:t>Update the document row with raw_blob_url and pipeline_status = DOWNLOADED.</w:t>
      </w:r>
    </w:p>
    <w:p w14:paraId="4014530A" w14:textId="77777777" w:rsidR="00FB4191" w:rsidRDefault="00000000">
      <w:pPr>
        <w:pStyle w:val="ListParagraph"/>
        <w:numPr>
          <w:ilvl w:val="0"/>
          <w:numId w:val="1"/>
        </w:numPr>
        <w:spacing w:after="70" w:line="264" w:lineRule="auto"/>
      </w:pPr>
      <w:r>
        <w:t>Publish to dmer-raw.</w:t>
      </w:r>
    </w:p>
    <w:p w14:paraId="66C28EA2" w14:textId="77777777" w:rsidR="00FB4191" w:rsidRDefault="00000000">
      <w:pPr>
        <w:spacing w:after="130" w:line="276" w:lineRule="auto"/>
      </w:pPr>
      <w:r>
        <w:rPr>
          <w:b/>
          <w:bCs/>
        </w:rPr>
        <w:t>Database writes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4F2EE139"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50E6BB30"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3EA7EE37"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4B6A7C49" w14:textId="77777777" w:rsidR="00FB4191" w:rsidRDefault="00000000">
            <w:pPr>
              <w:spacing w:before="40" w:after="40" w:line="250" w:lineRule="auto"/>
            </w:pPr>
            <w:r>
              <w:rPr>
                <w:b/>
                <w:bCs/>
                <w:color w:val="FFFFFF"/>
                <w:sz w:val="19"/>
                <w:szCs w:val="19"/>
              </w:rPr>
              <w:t>Fields written</w:t>
            </w:r>
          </w:p>
        </w:tc>
      </w:tr>
      <w:tr w:rsidR="00FB4191" w14:paraId="786A504F" w14:textId="77777777">
        <w:tblPrEx>
          <w:tblCellMar>
            <w:top w:w="0" w:type="dxa"/>
            <w:bottom w:w="0" w:type="dxa"/>
          </w:tblCellMar>
        </w:tblPrEx>
        <w:trPr>
          <w:cantSplit/>
        </w:trPr>
        <w:tc>
          <w:tcPr>
            <w:tcW w:w="1900" w:type="dxa"/>
            <w:tcMar>
              <w:top w:w="60" w:type="dxa"/>
              <w:left w:w="110" w:type="dxa"/>
              <w:bottom w:w="60" w:type="dxa"/>
              <w:right w:w="110" w:type="dxa"/>
            </w:tcMar>
          </w:tcPr>
          <w:p w14:paraId="54832657" w14:textId="77777777" w:rsidR="00FB4191" w:rsidRDefault="00000000">
            <w:pPr>
              <w:spacing w:before="40" w:after="40" w:line="250" w:lineRule="auto"/>
            </w:pPr>
            <w:r>
              <w:rPr>
                <w:rFonts w:ascii="Consolas" w:eastAsia="Consolas" w:hAnsi="Consolas" w:cs="Consolas"/>
                <w:sz w:val="17"/>
                <w:szCs w:val="17"/>
              </w:rPr>
              <w:t>dmer_stage_run</w:t>
            </w:r>
          </w:p>
        </w:tc>
        <w:tc>
          <w:tcPr>
            <w:tcW w:w="1500" w:type="dxa"/>
            <w:tcMar>
              <w:top w:w="60" w:type="dxa"/>
              <w:left w:w="110" w:type="dxa"/>
              <w:bottom w:w="60" w:type="dxa"/>
              <w:right w:w="110" w:type="dxa"/>
            </w:tcMar>
          </w:tcPr>
          <w:p w14:paraId="4662C141" w14:textId="77777777" w:rsidR="00FB4191" w:rsidRDefault="00000000">
            <w:pPr>
              <w:spacing w:before="40" w:after="40" w:line="250" w:lineRule="auto"/>
            </w:pPr>
            <w:r>
              <w:rPr>
                <w:sz w:val="19"/>
                <w:szCs w:val="19"/>
              </w:rPr>
              <w:t>INSERT then UPDATE</w:t>
            </w:r>
          </w:p>
        </w:tc>
        <w:tc>
          <w:tcPr>
            <w:tcW w:w="5960" w:type="dxa"/>
            <w:tcMar>
              <w:top w:w="60" w:type="dxa"/>
              <w:left w:w="110" w:type="dxa"/>
              <w:bottom w:w="60" w:type="dxa"/>
              <w:right w:w="110" w:type="dxa"/>
            </w:tcMar>
          </w:tcPr>
          <w:p w14:paraId="559CB8CC" w14:textId="77777777" w:rsidR="00FB4191" w:rsidRDefault="00000000">
            <w:pPr>
              <w:spacing w:before="40" w:after="40" w:line="250" w:lineRule="auto"/>
            </w:pPr>
            <w:r>
              <w:rPr>
                <w:sz w:val="19"/>
                <w:szCs w:val="19"/>
              </w:rPr>
              <w:t>document_id, stage = INGEST, status (RUNNING then SUCCEEDED or FAILED), attempt_no, started_at, ended_at, output_blob_url = the raw blob URL, error_code and error_detail on failure</w:t>
            </w:r>
          </w:p>
        </w:tc>
      </w:tr>
      <w:tr w:rsidR="00FB4191" w14:paraId="243DC6DD"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2197DD9D"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shd w:val="clear" w:color="auto" w:fill="EEF3F9"/>
            <w:tcMar>
              <w:top w:w="60" w:type="dxa"/>
              <w:left w:w="110" w:type="dxa"/>
              <w:bottom w:w="60" w:type="dxa"/>
              <w:right w:w="110" w:type="dxa"/>
            </w:tcMar>
          </w:tcPr>
          <w:p w14:paraId="5A1D8DB3"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3AD1F8AD" w14:textId="77777777" w:rsidR="00FB4191" w:rsidRDefault="00000000">
            <w:pPr>
              <w:spacing w:before="40" w:after="40" w:line="250" w:lineRule="auto"/>
            </w:pPr>
            <w:r>
              <w:rPr>
                <w:sz w:val="19"/>
                <w:szCs w:val="19"/>
              </w:rPr>
              <w:t>raw_blob_url, pipeline_status = DOWNLOADED, current_stage = EXTRACT, attempt_count incremented, updated_at</w:t>
            </w:r>
          </w:p>
        </w:tc>
      </w:tr>
    </w:tbl>
    <w:p w14:paraId="7102C0BB" w14:textId="77777777" w:rsidR="00FB4191" w:rsidRDefault="00000000">
      <w:pPr>
        <w:spacing w:after="130" w:line="276" w:lineRule="auto"/>
      </w:pPr>
      <w:r>
        <w:rPr>
          <w:b/>
          <w:bCs/>
        </w:rPr>
        <w:t xml:space="preserve">Blob writes. </w:t>
      </w:r>
      <w:r>
        <w:t>One object in raw-dmer, the unmodified source PDF. This container is the evidentiary copy and should never be rewritten by a later stage. Enable soft delete and versioning on it.</w:t>
      </w:r>
    </w:p>
    <w:tbl>
      <w:tblPr>
        <w:tblW w:w="9360" w:type="dxa"/>
        <w:tblBorders>
          <w:top w:val="single" w:sz="3" w:space="0" w:color="C8A200"/>
          <w:left w:val="single" w:sz="18" w:space="0" w:color="C8A200"/>
          <w:bottom w:val="single" w:sz="3" w:space="0" w:color="C8A200"/>
          <w:right w:val="single" w:sz="3" w:space="0" w:color="C8A200"/>
        </w:tblBorders>
        <w:tblCellMar>
          <w:left w:w="10" w:type="dxa"/>
          <w:right w:w="10" w:type="dxa"/>
        </w:tblCellMar>
        <w:tblLook w:val="0000" w:firstRow="0" w:lastRow="0" w:firstColumn="0" w:lastColumn="0" w:noHBand="0" w:noVBand="0"/>
      </w:tblPr>
      <w:tblGrid>
        <w:gridCol w:w="9360"/>
      </w:tblGrid>
      <w:tr w:rsidR="00FB4191" w14:paraId="650BAB95" w14:textId="77777777">
        <w:tblPrEx>
          <w:tblCellMar>
            <w:top w:w="0" w:type="dxa"/>
            <w:bottom w:w="0" w:type="dxa"/>
          </w:tblCellMar>
        </w:tblPrEx>
        <w:tc>
          <w:tcPr>
            <w:tcW w:w="9360" w:type="dxa"/>
            <w:shd w:val="clear" w:color="auto" w:fill="FFF8E1"/>
            <w:tcMar>
              <w:top w:w="120" w:type="dxa"/>
              <w:left w:w="180" w:type="dxa"/>
              <w:bottom w:w="120" w:type="dxa"/>
              <w:right w:w="160" w:type="dxa"/>
            </w:tcMar>
          </w:tcPr>
          <w:p w14:paraId="11A8CBD5" w14:textId="77777777" w:rsidR="00FB4191" w:rsidRDefault="00000000">
            <w:pPr>
              <w:spacing w:after="60"/>
            </w:pPr>
            <w:r>
              <w:rPr>
                <w:b/>
                <w:bCs/>
                <w:sz w:val="20"/>
                <w:szCs w:val="20"/>
              </w:rPr>
              <w:t>Pre-signed URL expiry is a real constraint on the whole design</w:t>
            </w:r>
          </w:p>
          <w:p w14:paraId="13A074A3" w14:textId="77777777" w:rsidR="00FB4191" w:rsidRDefault="00000000">
            <w:pPr>
              <w:spacing w:after="50" w:line="264" w:lineRule="auto"/>
            </w:pPr>
            <w:r>
              <w:rPr>
                <w:sz w:val="20"/>
                <w:szCs w:val="20"/>
              </w:rPr>
              <w:t>If the URL time-to-live is short, a message that reaches the dead-letter queue and is replayed hours later will fail on an expired link, and the replay is then worthless.</w:t>
            </w:r>
          </w:p>
          <w:p w14:paraId="0DA744EB" w14:textId="77777777" w:rsidR="00FB4191" w:rsidRDefault="00000000">
            <w:pPr>
              <w:spacing w:after="50" w:line="264" w:lineRule="auto"/>
            </w:pPr>
            <w:r>
              <w:rPr>
                <w:sz w:val="20"/>
                <w:szCs w:val="20"/>
              </w:rPr>
              <w:t>Confirm the TTL and whether a fresh URL can be requested per document (question M-1). If it cannot, the DLQ drain must re-poll that document through the batch API to obtain a new URL rather than resubmitting the original message. Build that branch from the start rather than discovering it during the first incident.</w:t>
            </w:r>
          </w:p>
        </w:tc>
      </w:tr>
    </w:tbl>
    <w:p w14:paraId="0BC26686" w14:textId="77777777" w:rsidR="00FB4191" w:rsidRDefault="00000000">
      <w:pPr>
        <w:spacing w:after="130" w:line="276" w:lineRule="auto"/>
      </w:pPr>
      <w:r>
        <w:rPr>
          <w:b/>
          <w:bCs/>
        </w:rPr>
        <w:t xml:space="preserve">Webhook listener. </w:t>
      </w:r>
      <w:r>
        <w:t>An optional HTTP-triggered function for real-time submissions. It performs the same upsert as the poller and publishes to the same dmer-ingest queue, so it shares the same idempotency guarantees. Keep the poller running even after the webhook is live; webhook deliveries are occasionally lost and the poller is the safety net that catches them (question M-8).</w:t>
      </w:r>
    </w:p>
    <w:p w14:paraId="3BE3CBAB" w14:textId="77777777" w:rsidR="00FB4191" w:rsidRDefault="00000000">
      <w:pPr>
        <w:pStyle w:val="Heading2"/>
        <w:spacing w:before="260" w:after="130"/>
      </w:pPr>
      <w:bookmarkStart w:id="10" w:name="_Toc240729583"/>
      <w:r>
        <w:t>4.2  Stage 2 — Extraction</w:t>
      </w:r>
      <w:bookmarkEnd w:id="10"/>
    </w:p>
    <w:p w14:paraId="2D09204F" w14:textId="77777777" w:rsidR="00FB4191" w:rsidRDefault="00000000">
      <w:pPr>
        <w:spacing w:after="130" w:line="276" w:lineRule="auto"/>
      </w:pPr>
      <w:r>
        <w:lastRenderedPageBreak/>
        <w:t>Extraction turns a scanned page into structured data and, just as importantly, establishes which driver the document belongs to. It is the only container app in the design. It earns that because it runs for tens of seconds to minutes per document, loads models, splits images, and scales on a completely different curve from the rest of the pipeline.</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000"/>
        <w:gridCol w:w="7360"/>
      </w:tblGrid>
      <w:tr w:rsidR="00FB4191" w14:paraId="298A75B2" w14:textId="77777777">
        <w:tblPrEx>
          <w:tblCellMar>
            <w:top w:w="0" w:type="dxa"/>
            <w:bottom w:w="0" w:type="dxa"/>
          </w:tblCellMar>
        </w:tblPrEx>
        <w:trPr>
          <w:cantSplit/>
        </w:trPr>
        <w:tc>
          <w:tcPr>
            <w:tcW w:w="2000" w:type="dxa"/>
            <w:tcMar>
              <w:top w:w="60" w:type="dxa"/>
              <w:left w:w="110" w:type="dxa"/>
              <w:bottom w:w="60" w:type="dxa"/>
              <w:right w:w="110" w:type="dxa"/>
            </w:tcMar>
          </w:tcPr>
          <w:p w14:paraId="52295196" w14:textId="77777777" w:rsidR="00FB4191" w:rsidRDefault="00000000">
            <w:pPr>
              <w:spacing w:before="40" w:after="40" w:line="250" w:lineRule="auto"/>
            </w:pPr>
            <w:r>
              <w:rPr>
                <w:b/>
                <w:bCs/>
                <w:sz w:val="19"/>
                <w:szCs w:val="19"/>
              </w:rPr>
              <w:t>Type</w:t>
            </w:r>
          </w:p>
        </w:tc>
        <w:tc>
          <w:tcPr>
            <w:tcW w:w="7360" w:type="dxa"/>
            <w:tcMar>
              <w:top w:w="60" w:type="dxa"/>
              <w:left w:w="110" w:type="dxa"/>
              <w:bottom w:w="60" w:type="dxa"/>
              <w:right w:w="110" w:type="dxa"/>
            </w:tcMar>
          </w:tcPr>
          <w:p w14:paraId="162BCDFF" w14:textId="77777777" w:rsidR="00FB4191" w:rsidRDefault="00000000">
            <w:pPr>
              <w:spacing w:before="40" w:after="40" w:line="250" w:lineRule="auto"/>
            </w:pPr>
            <w:r>
              <w:rPr>
                <w:sz w:val="19"/>
                <w:szCs w:val="19"/>
              </w:rPr>
              <w:t>Azure Container App, Service Bus queue consumer on dmer-raw, KEDA scale rule on queue depth</w:t>
            </w:r>
          </w:p>
        </w:tc>
      </w:tr>
      <w:tr w:rsidR="00FB4191" w14:paraId="02248575"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3FD20122" w14:textId="77777777" w:rsidR="00FB4191" w:rsidRDefault="00000000">
            <w:pPr>
              <w:spacing w:before="40" w:after="40" w:line="250" w:lineRule="auto"/>
            </w:pPr>
            <w:r>
              <w:rPr>
                <w:b/>
                <w:bCs/>
                <w:sz w:val="19"/>
                <w:szCs w:val="19"/>
              </w:rPr>
              <w:t>Reads</w:t>
            </w:r>
          </w:p>
        </w:tc>
        <w:tc>
          <w:tcPr>
            <w:tcW w:w="7360" w:type="dxa"/>
            <w:shd w:val="clear" w:color="auto" w:fill="EEF3F9"/>
            <w:tcMar>
              <w:top w:w="60" w:type="dxa"/>
              <w:left w:w="110" w:type="dxa"/>
              <w:bottom w:w="60" w:type="dxa"/>
              <w:right w:w="110" w:type="dxa"/>
            </w:tcMar>
          </w:tcPr>
          <w:p w14:paraId="76825C86" w14:textId="77777777" w:rsidR="00FB4191" w:rsidRDefault="00000000">
            <w:pPr>
              <w:spacing w:before="40" w:after="40" w:line="250" w:lineRule="auto"/>
            </w:pPr>
            <w:r>
              <w:rPr>
                <w:sz w:val="19"/>
                <w:szCs w:val="19"/>
              </w:rPr>
              <w:t>raw-dmer blob; Document Intelligence custom model and prebuilt-ocr; Azure OpenAI GPT-5.1</w:t>
            </w:r>
          </w:p>
        </w:tc>
      </w:tr>
      <w:tr w:rsidR="00FB4191" w14:paraId="01098364" w14:textId="77777777">
        <w:tblPrEx>
          <w:tblCellMar>
            <w:top w:w="0" w:type="dxa"/>
            <w:bottom w:w="0" w:type="dxa"/>
          </w:tblCellMar>
        </w:tblPrEx>
        <w:trPr>
          <w:cantSplit/>
        </w:trPr>
        <w:tc>
          <w:tcPr>
            <w:tcW w:w="2000" w:type="dxa"/>
            <w:tcMar>
              <w:top w:w="60" w:type="dxa"/>
              <w:left w:w="110" w:type="dxa"/>
              <w:bottom w:w="60" w:type="dxa"/>
              <w:right w:w="110" w:type="dxa"/>
            </w:tcMar>
          </w:tcPr>
          <w:p w14:paraId="4E2087E2" w14:textId="77777777" w:rsidR="00FB4191" w:rsidRDefault="00000000">
            <w:pPr>
              <w:spacing w:before="40" w:after="40" w:line="250" w:lineRule="auto"/>
            </w:pPr>
            <w:r>
              <w:rPr>
                <w:b/>
                <w:bCs/>
                <w:sz w:val="19"/>
                <w:szCs w:val="19"/>
              </w:rPr>
              <w:t>Writes</w:t>
            </w:r>
          </w:p>
        </w:tc>
        <w:tc>
          <w:tcPr>
            <w:tcW w:w="7360" w:type="dxa"/>
            <w:tcMar>
              <w:top w:w="60" w:type="dxa"/>
              <w:left w:w="110" w:type="dxa"/>
              <w:bottom w:w="60" w:type="dxa"/>
              <w:right w:w="110" w:type="dxa"/>
            </w:tcMar>
          </w:tcPr>
          <w:p w14:paraId="5109D3A7" w14:textId="77777777" w:rsidR="00FB4191" w:rsidRDefault="00000000">
            <w:pPr>
              <w:spacing w:before="40" w:after="40" w:line="250" w:lineRule="auto"/>
            </w:pPr>
            <w:r>
              <w:rPr>
                <w:sz w:val="19"/>
                <w:szCs w:val="19"/>
              </w:rPr>
              <w:t>extracted-dmer blob, dmer_extraction, driver, driver_evaluation, dmer_document, dmer_stage_run</w:t>
            </w:r>
          </w:p>
        </w:tc>
      </w:tr>
      <w:tr w:rsidR="00FB4191" w14:paraId="5FFB4173"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65023F02" w14:textId="77777777" w:rsidR="00FB4191" w:rsidRDefault="00000000">
            <w:pPr>
              <w:spacing w:before="40" w:after="40" w:line="250" w:lineRule="auto"/>
            </w:pPr>
            <w:r>
              <w:rPr>
                <w:b/>
                <w:bCs/>
                <w:sz w:val="19"/>
                <w:szCs w:val="19"/>
              </w:rPr>
              <w:t>Publishes</w:t>
            </w:r>
          </w:p>
        </w:tc>
        <w:tc>
          <w:tcPr>
            <w:tcW w:w="7360" w:type="dxa"/>
            <w:shd w:val="clear" w:color="auto" w:fill="EEF3F9"/>
            <w:tcMar>
              <w:top w:w="60" w:type="dxa"/>
              <w:left w:w="110" w:type="dxa"/>
              <w:bottom w:w="60" w:type="dxa"/>
              <w:right w:w="110" w:type="dxa"/>
            </w:tcMar>
          </w:tcPr>
          <w:p w14:paraId="22382BF6" w14:textId="77777777" w:rsidR="00FB4191" w:rsidRDefault="00000000">
            <w:pPr>
              <w:spacing w:before="40" w:after="40" w:line="250" w:lineRule="auto"/>
            </w:pPr>
            <w:r>
              <w:rPr>
                <w:sz w:val="19"/>
                <w:szCs w:val="19"/>
              </w:rPr>
              <w:t>dmer-extracted</w:t>
            </w:r>
          </w:p>
        </w:tc>
      </w:tr>
      <w:tr w:rsidR="00FB4191" w14:paraId="098B8A79" w14:textId="77777777">
        <w:tblPrEx>
          <w:tblCellMar>
            <w:top w:w="0" w:type="dxa"/>
            <w:bottom w:w="0" w:type="dxa"/>
          </w:tblCellMar>
        </w:tblPrEx>
        <w:trPr>
          <w:cantSplit/>
        </w:trPr>
        <w:tc>
          <w:tcPr>
            <w:tcW w:w="2000" w:type="dxa"/>
            <w:tcMar>
              <w:top w:w="60" w:type="dxa"/>
              <w:left w:w="110" w:type="dxa"/>
              <w:bottom w:w="60" w:type="dxa"/>
              <w:right w:w="110" w:type="dxa"/>
            </w:tcMar>
          </w:tcPr>
          <w:p w14:paraId="450AC4C0" w14:textId="77777777" w:rsidR="00FB4191" w:rsidRDefault="00000000">
            <w:pPr>
              <w:spacing w:before="40" w:after="40" w:line="250" w:lineRule="auto"/>
            </w:pPr>
            <w:r>
              <w:rPr>
                <w:b/>
                <w:bCs/>
                <w:sz w:val="19"/>
                <w:szCs w:val="19"/>
              </w:rPr>
              <w:t>Concurrency</w:t>
            </w:r>
          </w:p>
        </w:tc>
        <w:tc>
          <w:tcPr>
            <w:tcW w:w="7360" w:type="dxa"/>
            <w:tcMar>
              <w:top w:w="60" w:type="dxa"/>
              <w:left w:w="110" w:type="dxa"/>
              <w:bottom w:w="60" w:type="dxa"/>
              <w:right w:w="110" w:type="dxa"/>
            </w:tcMar>
          </w:tcPr>
          <w:p w14:paraId="492AC9C6" w14:textId="77777777" w:rsidR="00FB4191" w:rsidRDefault="00000000">
            <w:pPr>
              <w:spacing w:before="40" w:after="40" w:line="250" w:lineRule="auto"/>
            </w:pPr>
            <w:r>
              <w:rPr>
                <w:sz w:val="19"/>
                <w:szCs w:val="19"/>
              </w:rPr>
              <w:t>Maximum replicas bounded by Document Intelligence and Azure OpenAI quota, not by cost</w:t>
            </w:r>
          </w:p>
        </w:tc>
      </w:tr>
    </w:tbl>
    <w:p w14:paraId="494BF9C1" w14:textId="77777777" w:rsidR="00FB4191" w:rsidRDefault="00000000">
      <w:pPr>
        <w:spacing w:after="130" w:line="276" w:lineRule="auto"/>
      </w:pPr>
      <w:r>
        <w:t>Processing steps, in order:</w:t>
      </w:r>
    </w:p>
    <w:p w14:paraId="02B94AFE" w14:textId="77777777" w:rsidR="00FB4191" w:rsidRDefault="00000000">
      <w:pPr>
        <w:pStyle w:val="ListParagraph"/>
        <w:numPr>
          <w:ilvl w:val="0"/>
          <w:numId w:val="1"/>
        </w:numPr>
        <w:spacing w:after="70" w:line="264" w:lineRule="auto"/>
      </w:pPr>
      <w:r>
        <w:rPr>
          <w:b/>
          <w:bCs/>
        </w:rPr>
        <w:t xml:space="preserve">1. Replay guard and download. </w:t>
      </w:r>
      <w:r>
        <w:t>If pipeline_status is already EXTRACTED or later, complete the message and return. Otherwise download the PDF from raw-dmer.</w:t>
      </w:r>
    </w:p>
    <w:p w14:paraId="02B94AFE" w14:textId="77777777" w:rsidR="00FB4191" w:rsidRDefault="00000000">
      <w:pPr>
        <w:pStyle w:val="ListParagraph"/>
        <w:numPr>
          <w:ilvl w:val="0"/>
          <w:numId w:val="1"/>
        </w:numPr>
        <w:spacing w:after="70" w:line="264" w:lineRule="auto"/>
      </w:pPr>
      <w:r>
        <w:rPr>
          <w:b/>
          <w:bCs/>
        </w:rPr>
        <w:t xml:space="preserve">1a. Page count. </w:t>
      </w:r>
      <w:r>
        <w:t>Record page_count on dmer_extraction. A DMER with more than two pages (an attached medical report) is not extracted in this pilot: skip steps 2 to 6 and publish it flagged for manual review, so the decision gateway gives it outcome IN (section 4.4.3). Whether the licence is still read for these DMERs, so they can be attached to the right driver and case, is question I-18.</w:t>
      </w:r>
    </w:p>
    <w:p w14:paraId="197E98A4" w14:textId="77777777" w:rsidR="00FB4191" w:rsidRDefault="00000000">
      <w:pPr>
        <w:pStyle w:val="ListParagraph"/>
        <w:numPr>
          <w:ilvl w:val="0"/>
          <w:numId w:val="1"/>
        </w:numPr>
        <w:spacing w:after="70" w:line="264" w:lineRule="auto"/>
      </w:pPr>
      <w:r>
        <w:rPr>
          <w:b/>
          <w:bCs/>
        </w:rPr>
        <w:t xml:space="preserve">2. Custom Document Intelligence model. </w:t>
      </w:r>
      <w:r>
        <w:t>Produces the printed content as a field and value JSON: the checkbox states across sections A to G, the physician block, the licence and DOB band, the reason for examination, and the form identifiers. This is the deterministic half of the extraction and should be trusted over anything a model infers later.</w:t>
      </w:r>
    </w:p>
    <w:p w14:paraId="28B27F0F" w14:textId="77777777" w:rsidR="00FB4191" w:rsidRDefault="00000000">
      <w:pPr>
        <w:pStyle w:val="ListParagraph"/>
        <w:numPr>
          <w:ilvl w:val="0"/>
          <w:numId w:val="1"/>
        </w:numPr>
        <w:spacing w:after="70" w:line="264" w:lineRule="auto"/>
      </w:pPr>
      <w:r>
        <w:rPr>
          <w:b/>
          <w:bCs/>
        </w:rPr>
        <w:t xml:space="preserve">3. Page segmentation. </w:t>
      </w:r>
      <w:r>
        <w:t>Split the document into the regions that carry handwriting — principally section D (details of conditions), the visual acuity entries in section B, the follow-up interval in section C, and the examination date and signature in section F. Segmenting first and running OCR on smaller regions materially improves handwriting accuracy compared with a single full-page pass.</w:t>
      </w:r>
    </w:p>
    <w:p w14:paraId="62C124C2" w14:textId="77777777" w:rsidR="00FB4191" w:rsidRDefault="00000000">
      <w:pPr>
        <w:pStyle w:val="ListParagraph"/>
        <w:numPr>
          <w:ilvl w:val="0"/>
          <w:numId w:val="1"/>
        </w:numPr>
        <w:spacing w:after="70" w:line="264" w:lineRule="auto"/>
      </w:pPr>
      <w:r>
        <w:rPr>
          <w:b/>
          <w:bCs/>
        </w:rPr>
        <w:t xml:space="preserve">4. Prebuilt-ocr over the handwriting regions. </w:t>
      </w:r>
      <w:r>
        <w:t>Returns raw text plus positional information, per region.</w:t>
      </w:r>
    </w:p>
    <w:p w14:paraId="26AC1D2A" w14:textId="77777777" w:rsidR="00FB4191" w:rsidRDefault="00000000">
      <w:pPr>
        <w:pStyle w:val="ListParagraph"/>
        <w:numPr>
          <w:ilvl w:val="0"/>
          <w:numId w:val="1"/>
        </w:numPr>
        <w:spacing w:after="70" w:line="264" w:lineRule="auto"/>
      </w:pPr>
      <w:r>
        <w:rPr>
          <w:b/>
          <w:bCs/>
        </w:rPr>
        <w:t xml:space="preserve">5. GPT-5.1 structuring. </w:t>
      </w:r>
      <w:r>
        <w:t>Send the OCR output, region by region, with the target schema, and obtain a structured JSON for the handwritten content. Keep the prompt and schema versioned and record the version on the stage run, because a prompt change alters output and future disputes will turn on which version produced a given result.</w:t>
      </w:r>
    </w:p>
    <w:p w14:paraId="33E7A34F" w14:textId="77777777" w:rsidR="00FB4191" w:rsidRDefault="00000000">
      <w:pPr>
        <w:pStyle w:val="ListParagraph"/>
        <w:numPr>
          <w:ilvl w:val="0"/>
          <w:numId w:val="1"/>
        </w:numPr>
        <w:spacing w:after="70" w:line="264" w:lineRule="auto"/>
      </w:pPr>
      <w:r>
        <w:rPr>
          <w:b/>
          <w:bCs/>
        </w:rPr>
        <w:t xml:space="preserve">6. Cut-off detection. </w:t>
      </w:r>
      <w:r>
        <w:t>Determine whether the top and bottom bands of the form survived the fax or scan. Persist three separate booleans — has_header, has_signature, is_cutoff — rather than one collapsed flag, because Intake will want to know which half was missing.</w:t>
      </w:r>
    </w:p>
    <w:p w14:paraId="5870D960" w14:textId="77777777" w:rsidR="00FB4191" w:rsidRDefault="00000000">
      <w:pPr>
        <w:pStyle w:val="ListParagraph"/>
        <w:numPr>
          <w:ilvl w:val="0"/>
          <w:numId w:val="1"/>
        </w:numPr>
        <w:spacing w:after="70" w:line="264" w:lineRule="auto"/>
      </w:pPr>
      <w:r>
        <w:rPr>
          <w:b/>
          <w:bCs/>
        </w:rPr>
        <w:t xml:space="preserve">7. Driver resolution. </w:t>
      </w:r>
      <w:r>
        <w:t>Read the licence number from the page. If the document already carries a driver_key from Mercury, verify the two agree and record a discrepancy if they do not. If it does not, resolve or create the driver row from the licence read, and attach driver_key. Then create or attach the driver_evaluation row for that driver and increment its expected count.</w:t>
      </w:r>
    </w:p>
    <w:p w14:paraId="7C50233E" w14:textId="77777777" w:rsidR="00FB4191" w:rsidRDefault="00000000">
      <w:pPr>
        <w:pStyle w:val="ListParagraph"/>
        <w:numPr>
          <w:ilvl w:val="0"/>
          <w:numId w:val="1"/>
        </w:numPr>
        <w:spacing w:after="70" w:line="264" w:lineRule="auto"/>
      </w:pPr>
      <w:r>
        <w:rPr>
          <w:b/>
          <w:bCs/>
        </w:rPr>
        <w:t xml:space="preserve">8. Combine and hash. </w:t>
      </w:r>
      <w:r>
        <w:t>Merge the custom model result and the handwriting result into one JSON, write it to extracted-dmer, and compute the canonical comparison hash used later for duplicate detection.</w:t>
      </w:r>
    </w:p>
    <w:p w14:paraId="29650CE4" w14:textId="77777777" w:rsidR="00FB4191" w:rsidRDefault="00000000">
      <w:pPr>
        <w:pStyle w:val="ListParagraph"/>
        <w:numPr>
          <w:ilvl w:val="0"/>
          <w:numId w:val="1"/>
        </w:numPr>
        <w:spacing w:after="70" w:line="264" w:lineRule="auto"/>
      </w:pPr>
      <w:r>
        <w:rPr>
          <w:b/>
          <w:bCs/>
        </w:rPr>
        <w:t xml:space="preserve">9. Publish. </w:t>
      </w:r>
      <w:r>
        <w:t>Send to dmer-extracted with document_id, driver_key and the extracted blob URL.</w:t>
      </w:r>
    </w:p>
    <w:p w14:paraId="24AC5AF9" w14:textId="77777777" w:rsidR="00FB4191" w:rsidRDefault="00000000">
      <w:pPr>
        <w:spacing w:after="130" w:line="276" w:lineRule="auto"/>
      </w:pPr>
      <w:r>
        <w:rPr>
          <w:b/>
          <w:bCs/>
        </w:rPr>
        <w:lastRenderedPageBreak/>
        <w:t xml:space="preserve">Cut-off detection in practice. </w:t>
      </w:r>
      <w:r>
        <w:t>On the MV2011C form the top band carries the fax banner and the heading DRIVER'S MEDICAL EXAMINATION, and the bottom band carries the physician signature block, the clinic address and the MV2011C form footer. Both are printed elements at fixed relative positions, so presence can be determined from the prebuilt-ocr layout output without an LLM call. Treat the page as cut off when either band is absent. Run this check before the expensive structuring call if you want to save quota, but still extract the content, because a cut-off document's fields are needed for duplicate comparison even when its outcome is superseded.</w:t>
      </w:r>
    </w:p>
    <w:p w14:paraId="032ADBA0" w14:textId="77777777" w:rsidR="00FB4191" w:rsidRDefault="00000000">
      <w:pPr>
        <w:spacing w:after="130" w:line="276" w:lineRule="auto"/>
      </w:pPr>
      <w:r>
        <w:rPr>
          <w:b/>
          <w:bCs/>
        </w:rPr>
        <w:t>Why driver resolution moved here</w:t>
      </w:r>
    </w:p>
    <w:p w14:paraId="1E384273" w14:textId="77777777" w:rsidR="00FB4191" w:rsidRDefault="00000000">
      <w:pPr>
        <w:spacing w:after="130" w:line="276" w:lineRule="auto"/>
      </w:pPr>
      <w:r>
        <w:t>In the original design the licence was only used at the decision gateway. Moving it into extraction has three effects that matter. Documents can be grouped by driver from the moment they are extracted, including when Mercury returned no driver object. The expected document count can be established while the batch is still being assembled, so the wait is measurable rather than discovered at the end. And the Mercury GET by driver_licence can be called once early and cached, rather than once per document at decision time.</w:t>
      </w:r>
    </w:p>
    <w:p w14:paraId="6F59E788" w14:textId="77777777" w:rsidR="00FB4191" w:rsidRDefault="00000000">
      <w:pPr>
        <w:spacing w:after="130" w:line="276" w:lineRule="auto"/>
      </w:pPr>
      <w:r>
        <w:rPr>
          <w:b/>
          <w:bCs/>
        </w:rPr>
        <w:t>Database writes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898"/>
        <w:gridCol w:w="1579"/>
        <w:gridCol w:w="5883"/>
      </w:tblGrid>
      <w:tr w:rsidR="00FB4191" w14:paraId="4ED28C4F"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67142E43"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0C3FA2E0"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00581963" w14:textId="77777777" w:rsidR="00FB4191" w:rsidRDefault="00000000">
            <w:pPr>
              <w:spacing w:before="40" w:after="40" w:line="250" w:lineRule="auto"/>
            </w:pPr>
            <w:r>
              <w:rPr>
                <w:b/>
                <w:bCs/>
                <w:color w:val="FFFFFF"/>
                <w:sz w:val="19"/>
                <w:szCs w:val="19"/>
              </w:rPr>
              <w:t>Fields written</w:t>
            </w:r>
          </w:p>
        </w:tc>
      </w:tr>
      <w:tr w:rsidR="00FB4191" w14:paraId="476DD388" w14:textId="77777777">
        <w:tblPrEx>
          <w:tblCellMar>
            <w:top w:w="0" w:type="dxa"/>
            <w:bottom w:w="0" w:type="dxa"/>
          </w:tblCellMar>
        </w:tblPrEx>
        <w:trPr>
          <w:cantSplit/>
        </w:trPr>
        <w:tc>
          <w:tcPr>
            <w:tcW w:w="1900" w:type="dxa"/>
            <w:tcMar>
              <w:top w:w="60" w:type="dxa"/>
              <w:left w:w="110" w:type="dxa"/>
              <w:bottom w:w="60" w:type="dxa"/>
              <w:right w:w="110" w:type="dxa"/>
            </w:tcMar>
          </w:tcPr>
          <w:p w14:paraId="7E5D8604" w14:textId="77777777" w:rsidR="00FB4191" w:rsidRDefault="00000000">
            <w:pPr>
              <w:spacing w:before="40" w:after="40" w:line="250" w:lineRule="auto"/>
            </w:pPr>
            <w:r>
              <w:rPr>
                <w:rFonts w:ascii="Consolas" w:eastAsia="Consolas" w:hAnsi="Consolas" w:cs="Consolas"/>
                <w:sz w:val="17"/>
                <w:szCs w:val="17"/>
              </w:rPr>
              <w:t>dmer_extraction</w:t>
            </w:r>
          </w:p>
        </w:tc>
        <w:tc>
          <w:tcPr>
            <w:tcW w:w="1500" w:type="dxa"/>
            <w:tcMar>
              <w:top w:w="60" w:type="dxa"/>
              <w:left w:w="110" w:type="dxa"/>
              <w:bottom w:w="60" w:type="dxa"/>
              <w:right w:w="110" w:type="dxa"/>
            </w:tcMar>
          </w:tcPr>
          <w:p w14:paraId="64EB5571" w14:textId="77777777" w:rsidR="00FB4191" w:rsidRDefault="00000000">
            <w:pPr>
              <w:spacing w:before="40" w:after="40" w:line="250" w:lineRule="auto"/>
            </w:pPr>
            <w:r>
              <w:rPr>
                <w:sz w:val="19"/>
                <w:szCs w:val="19"/>
              </w:rPr>
              <w:t>INSERT (one row per document)</w:t>
            </w:r>
          </w:p>
        </w:tc>
        <w:tc>
          <w:tcPr>
            <w:tcW w:w="5960" w:type="dxa"/>
            <w:tcMar>
              <w:top w:w="60" w:type="dxa"/>
              <w:left w:w="110" w:type="dxa"/>
              <w:bottom w:w="60" w:type="dxa"/>
              <w:right w:w="110" w:type="dxa"/>
            </w:tcMar>
          </w:tcPr>
          <w:p w14:paraId="3339B1FC" w14:textId="77777777" w:rsidR="00FB4191" w:rsidRDefault="00000000">
            <w:pPr>
              <w:spacing w:before="40" w:after="40" w:line="250" w:lineRule="auto"/>
            </w:pPr>
            <w:r>
              <w:rPr>
                <w:sz w:val="19"/>
                <w:szCs w:val="19"/>
              </w:rPr>
              <w:t>document_id, licence_number_read, exam_date, physician_name, has_header, has_signature, is_cutoff, page_count, confidence_avg, comparison_fields (jsonb — the canonicalized subset used for duplicate detection), comparison_hash (sha256 of the canonicalized subset)</w:t>
            </w:r>
          </w:p>
        </w:tc>
      </w:tr>
      <w:tr w:rsidR="00FB4191" w14:paraId="0A9DE70F"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5B58F114" w14:textId="77777777" w:rsidR="00FB4191" w:rsidRDefault="00000000">
            <w:pPr>
              <w:spacing w:before="40" w:after="40" w:line="250" w:lineRule="auto"/>
            </w:pPr>
            <w:r>
              <w:rPr>
                <w:rFonts w:ascii="Consolas" w:eastAsia="Consolas" w:hAnsi="Consolas" w:cs="Consolas"/>
                <w:sz w:val="17"/>
                <w:szCs w:val="17"/>
              </w:rPr>
              <w:t>driver</w:t>
            </w:r>
          </w:p>
        </w:tc>
        <w:tc>
          <w:tcPr>
            <w:tcW w:w="1500" w:type="dxa"/>
            <w:shd w:val="clear" w:color="auto" w:fill="EEF3F9"/>
            <w:tcMar>
              <w:top w:w="60" w:type="dxa"/>
              <w:left w:w="110" w:type="dxa"/>
              <w:bottom w:w="60" w:type="dxa"/>
              <w:right w:w="110" w:type="dxa"/>
            </w:tcMar>
          </w:tcPr>
          <w:p w14:paraId="7E2582F3" w14:textId="77777777" w:rsidR="00FB4191" w:rsidRDefault="00000000">
            <w:pPr>
              <w:spacing w:before="40" w:after="40" w:line="250" w:lineRule="auto"/>
            </w:pPr>
            <w:r>
              <w:rPr>
                <w:sz w:val="19"/>
                <w:szCs w:val="19"/>
              </w:rPr>
              <w:t>INSERT … ON CONFLICT (licence_number) DO UPDATE</w:t>
            </w:r>
          </w:p>
        </w:tc>
        <w:tc>
          <w:tcPr>
            <w:tcW w:w="5960" w:type="dxa"/>
            <w:shd w:val="clear" w:color="auto" w:fill="EEF3F9"/>
            <w:tcMar>
              <w:top w:w="60" w:type="dxa"/>
              <w:left w:w="110" w:type="dxa"/>
              <w:bottom w:w="60" w:type="dxa"/>
              <w:right w:w="110" w:type="dxa"/>
            </w:tcMar>
          </w:tcPr>
          <w:p w14:paraId="001D99B2" w14:textId="77777777" w:rsidR="00FB4191" w:rsidRDefault="00000000">
            <w:pPr>
              <w:spacing w:before="40" w:after="40" w:line="250" w:lineRule="auto"/>
            </w:pPr>
            <w:r>
              <w:rPr>
                <w:sz w:val="19"/>
                <w:szCs w:val="19"/>
              </w:rPr>
              <w:t>driver_key, licence_number, first_name, last_name, last_synced_at. Only when the licence was read from the page and no driver row existed</w:t>
            </w:r>
          </w:p>
        </w:tc>
      </w:tr>
      <w:tr w:rsidR="00FB4191" w14:paraId="38524D8A" w14:textId="77777777">
        <w:tblPrEx>
          <w:tblCellMar>
            <w:top w:w="0" w:type="dxa"/>
            <w:bottom w:w="0" w:type="dxa"/>
          </w:tblCellMar>
        </w:tblPrEx>
        <w:trPr>
          <w:cantSplit/>
        </w:trPr>
        <w:tc>
          <w:tcPr>
            <w:tcW w:w="1900" w:type="dxa"/>
            <w:tcMar>
              <w:top w:w="60" w:type="dxa"/>
              <w:left w:w="110" w:type="dxa"/>
              <w:bottom w:w="60" w:type="dxa"/>
              <w:right w:w="110" w:type="dxa"/>
            </w:tcMar>
          </w:tcPr>
          <w:p w14:paraId="66B5D010" w14:textId="77777777" w:rsidR="00FB4191" w:rsidRDefault="00000000">
            <w:pPr>
              <w:spacing w:before="40" w:after="40" w:line="250" w:lineRule="auto"/>
            </w:pPr>
            <w:r>
              <w:rPr>
                <w:rFonts w:ascii="Consolas" w:eastAsia="Consolas" w:hAnsi="Consolas" w:cs="Consolas"/>
                <w:sz w:val="17"/>
                <w:szCs w:val="17"/>
              </w:rPr>
              <w:t>driver_evaluation</w:t>
            </w:r>
          </w:p>
        </w:tc>
        <w:tc>
          <w:tcPr>
            <w:tcW w:w="1500" w:type="dxa"/>
            <w:tcMar>
              <w:top w:w="60" w:type="dxa"/>
              <w:left w:w="110" w:type="dxa"/>
              <w:bottom w:w="60" w:type="dxa"/>
              <w:right w:w="110" w:type="dxa"/>
            </w:tcMar>
          </w:tcPr>
          <w:p w14:paraId="67FBE512" w14:textId="77777777" w:rsidR="00FB4191" w:rsidRDefault="00000000">
            <w:pPr>
              <w:spacing w:before="40" w:after="40" w:line="250" w:lineRule="auto"/>
            </w:pPr>
            <w:r>
              <w:rPr>
                <w:sz w:val="19"/>
                <w:szCs w:val="19"/>
              </w:rPr>
              <w:t>INSERT … ON CONFLICT (driver_key, open) DO UPDATE</w:t>
            </w:r>
          </w:p>
        </w:tc>
        <w:tc>
          <w:tcPr>
            <w:tcW w:w="5960" w:type="dxa"/>
            <w:tcMar>
              <w:top w:w="60" w:type="dxa"/>
              <w:left w:w="110" w:type="dxa"/>
              <w:bottom w:w="60" w:type="dxa"/>
              <w:right w:w="110" w:type="dxa"/>
            </w:tcMar>
          </w:tcPr>
          <w:p w14:paraId="458FCA57" w14:textId="77777777" w:rsidR="00FB4191" w:rsidRDefault="00000000">
            <w:pPr>
              <w:spacing w:before="40" w:after="40" w:line="250" w:lineRule="auto"/>
            </w:pPr>
            <w:r>
              <w:rPr>
                <w:sz w:val="19"/>
                <w:szCs w:val="19"/>
              </w:rPr>
              <w:t>id, driver_key, status = WAITING, expected_document_count (from the Mercury GET by driver_licence), completed_document_count (unchanged here), last_mercury_check_at</w:t>
            </w:r>
          </w:p>
        </w:tc>
      </w:tr>
      <w:tr w:rsidR="00FB4191" w14:paraId="188ABA9F"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48756A1E"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shd w:val="clear" w:color="auto" w:fill="EEF3F9"/>
            <w:tcMar>
              <w:top w:w="60" w:type="dxa"/>
              <w:left w:w="110" w:type="dxa"/>
              <w:bottom w:w="60" w:type="dxa"/>
              <w:right w:w="110" w:type="dxa"/>
            </w:tcMar>
          </w:tcPr>
          <w:p w14:paraId="5B74E992"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2F317CBA" w14:textId="77777777" w:rsidR="00FB4191" w:rsidRDefault="00000000">
            <w:pPr>
              <w:spacing w:before="40" w:after="40" w:line="250" w:lineRule="auto"/>
            </w:pPr>
            <w:r>
              <w:rPr>
                <w:sz w:val="19"/>
                <w:szCs w:val="19"/>
              </w:rPr>
              <w:t>driver_key (when resolved here), pipeline_status = EXTRACTED, current_stage = NORMALIZE, updated_at</w:t>
            </w:r>
          </w:p>
        </w:tc>
      </w:tr>
      <w:tr w:rsidR="00FB4191" w14:paraId="7E339348" w14:textId="77777777">
        <w:tblPrEx>
          <w:tblCellMar>
            <w:top w:w="0" w:type="dxa"/>
            <w:bottom w:w="0" w:type="dxa"/>
          </w:tblCellMar>
        </w:tblPrEx>
        <w:trPr>
          <w:cantSplit/>
        </w:trPr>
        <w:tc>
          <w:tcPr>
            <w:tcW w:w="1900" w:type="dxa"/>
            <w:tcMar>
              <w:top w:w="60" w:type="dxa"/>
              <w:left w:w="110" w:type="dxa"/>
              <w:bottom w:w="60" w:type="dxa"/>
              <w:right w:w="110" w:type="dxa"/>
            </w:tcMar>
          </w:tcPr>
          <w:p w14:paraId="1D263171" w14:textId="77777777" w:rsidR="00FB4191" w:rsidRDefault="00000000">
            <w:pPr>
              <w:spacing w:before="40" w:after="40" w:line="250" w:lineRule="auto"/>
            </w:pPr>
            <w:r>
              <w:rPr>
                <w:rFonts w:ascii="Consolas" w:eastAsia="Consolas" w:hAnsi="Consolas" w:cs="Consolas"/>
                <w:sz w:val="17"/>
                <w:szCs w:val="17"/>
              </w:rPr>
              <w:t>dmer_stage_run</w:t>
            </w:r>
          </w:p>
        </w:tc>
        <w:tc>
          <w:tcPr>
            <w:tcW w:w="1500" w:type="dxa"/>
            <w:tcMar>
              <w:top w:w="60" w:type="dxa"/>
              <w:left w:w="110" w:type="dxa"/>
              <w:bottom w:w="60" w:type="dxa"/>
              <w:right w:w="110" w:type="dxa"/>
            </w:tcMar>
          </w:tcPr>
          <w:p w14:paraId="5D43810F" w14:textId="77777777" w:rsidR="00FB4191" w:rsidRDefault="00000000">
            <w:pPr>
              <w:spacing w:before="40" w:after="40" w:line="250" w:lineRule="auto"/>
            </w:pPr>
            <w:r>
              <w:rPr>
                <w:sz w:val="19"/>
                <w:szCs w:val="19"/>
              </w:rPr>
              <w:t>INSERT then UPDATE</w:t>
            </w:r>
          </w:p>
        </w:tc>
        <w:tc>
          <w:tcPr>
            <w:tcW w:w="5960" w:type="dxa"/>
            <w:tcMar>
              <w:top w:w="60" w:type="dxa"/>
              <w:left w:w="110" w:type="dxa"/>
              <w:bottom w:w="60" w:type="dxa"/>
              <w:right w:w="110" w:type="dxa"/>
            </w:tcMar>
          </w:tcPr>
          <w:p w14:paraId="01BB0175" w14:textId="77777777" w:rsidR="00FB4191" w:rsidRDefault="00000000">
            <w:pPr>
              <w:spacing w:before="40" w:after="40" w:line="250" w:lineRule="auto"/>
            </w:pPr>
            <w:r>
              <w:rPr>
                <w:sz w:val="19"/>
                <w:szCs w:val="19"/>
              </w:rPr>
              <w:t>stage = EXTRACT, status, attempt_no, started_at, ended_at, output_blob_url = the combined extraction blob, model_version (custom DI model version and the GPT prompt/schema version), error fields on failure</w:t>
            </w:r>
          </w:p>
        </w:tc>
      </w:tr>
    </w:tbl>
    <w:p w14:paraId="1BA630B0" w14:textId="77777777" w:rsidR="00FB4191" w:rsidRDefault="00000000">
      <w:pPr>
        <w:spacing w:after="130" w:line="276" w:lineRule="auto"/>
      </w:pPr>
      <w:r>
        <w:rPr>
          <w:b/>
          <w:bCs/>
        </w:rPr>
        <w:t xml:space="preserve">Blob writes. </w:t>
      </w:r>
      <w:r>
        <w:t>One object in extracted-dmer holding the combined JSON. Write the custom model result and the handwriting result as named sections within that one object rather than as separate blobs; keeping them together means a replay of normalization has everything it needs from a single fetch.</w:t>
      </w:r>
    </w:p>
    <w:p w14:paraId="51A6A056" w14:textId="77777777" w:rsidR="00FB4191" w:rsidRDefault="00000000">
      <w:pPr>
        <w:spacing w:after="130" w:line="276" w:lineRule="auto"/>
      </w:pPr>
      <w:r>
        <w:rPr>
          <w:b/>
          <w:bCs/>
        </w:rPr>
        <w:t xml:space="preserve">Failure handling. </w:t>
      </w:r>
      <w:r>
        <w:t xml:space="preserve">HTTP 429 from Document Intelligence or Azure OpenAI is transient and must be retried inside the handler with exponential backoff, never by abandoning the message, because abandoning consumes delivery count and will dead-letter a perfectly good document during a busy period. An unreadable </w:t>
        <w:lastRenderedPageBreak/>
        <w:t>or malformed PDF is poison: dead-letter it explicitly with a reason rather than retrying five times. Renew the Service Bus lock while extraction runs, or a slow document will be redelivered while it is still being processed.</w:t>
      </w:r>
    </w:p>
    <w:p w14:paraId="0061D944" w14:textId="77777777" w:rsidR="00FB4191" w:rsidRDefault="00000000">
      <w:pPr>
        <w:pStyle w:val="Heading2"/>
        <w:spacing w:before="260" w:after="130"/>
      </w:pPr>
      <w:bookmarkStart w:id="11" w:name="_Toc240729584"/>
      <w:r>
        <w:t>4.3  Stage 3 — Document orchestration</w:t>
      </w:r>
      <w:bookmarkEnd w:id="11"/>
    </w:p>
    <w:p w14:paraId="44D8A6E5" w14:textId="77777777" w:rsidR="00FB4191" w:rsidRDefault="00000000">
      <w:pPr>
        <w:spacing w:after="130" w:line="276" w:lineRule="auto"/>
      </w:pPr>
      <w:r>
        <w:t>A Durable Functions orchestration with instanceId set to the document_guid, started from the dmer-extracted queue. It runs two activities in sequence and then signals the driver. Using an orchestration rather than two more queue-triggered functions buys automatic retry semantics per activity, a durable record of where the document reached, and the ability to add steps later without adding queues.</w:t>
      </w:r>
    </w:p>
    <w:p w14:paraId="46878AF1" w14:textId="77777777" w:rsidR="00FB4191" w:rsidRDefault="00000000">
      <w:pPr>
        <w:pStyle w:val="Heading3"/>
        <w:spacing w:before="260" w:after="130"/>
      </w:pPr>
      <w:bookmarkStart w:id="12" w:name="_Toc240729585"/>
      <w:r>
        <w:t>4.3.1  How Durable Functions actually move work</w:t>
      </w:r>
      <w:bookmarkEnd w:id="12"/>
    </w:p>
    <w:p w14:paraId="58EA090E" w14:textId="77777777" w:rsidR="00FB4191" w:rsidRDefault="00000000">
      <w:pPr>
        <w:spacing w:after="130" w:line="276" w:lineRule="auto"/>
      </w:pPr>
      <w:r>
        <w:t>This is worth stating precisely, because it determines how the normalizer is invoked and why it does not need to be a separate service.</w:t>
      </w:r>
    </w:p>
    <w:p w14:paraId="256A3F32" w14:textId="77777777" w:rsidR="00FB4191" w:rsidRDefault="00000000">
      <w:pPr>
        <w:spacing w:after="130" w:line="276" w:lineRule="auto"/>
      </w:pPr>
      <w:r>
        <w:t>The orchestrator does not send Service Bus messages to its steps. It calls CallActivityAsync("NormalizeDmer", input). Underneath, the Durable extension writes that instruction to its own control queues in the task hub storage account and replays the orchestrator function from the beginning each time an activity completes, using the event history table to skip work already done. Three consequences follow, and all three are things developers new to Durable Functions get wrong.</w:t>
      </w:r>
    </w:p>
    <w:p w14:paraId="78072439" w14:textId="77777777" w:rsidR="00FB4191" w:rsidRDefault="00000000">
      <w:pPr>
        <w:pStyle w:val="ListParagraph"/>
        <w:numPr>
          <w:ilvl w:val="0"/>
          <w:numId w:val="1"/>
        </w:numPr>
        <w:spacing w:after="70" w:line="264" w:lineRule="auto"/>
      </w:pPr>
      <w:r>
        <w:rPr>
          <w:b/>
          <w:bCs/>
        </w:rPr>
        <w:t xml:space="preserve">Orchestrator code must be deterministic. </w:t>
      </w:r>
      <w:r>
        <w:t>No HTTP calls, no database access, no DateTime.Now, no Guid.NewGuid(), no random numbers, no environment reads. Use context.CurrentUtcDateTime and context.NewGuid(). Every piece of input and output lives in an activity. A non-deterministic orchestrator does not fail loudly; it produces different results on replay and corrupts its own history.</w:t>
      </w:r>
    </w:p>
    <w:p w14:paraId="45058E5A" w14:textId="77777777" w:rsidR="00FB4191" w:rsidRDefault="00000000">
      <w:pPr>
        <w:pStyle w:val="ListParagraph"/>
        <w:numPr>
          <w:ilvl w:val="0"/>
          <w:numId w:val="1"/>
        </w:numPr>
        <w:spacing w:after="70" w:line="264" w:lineRule="auto"/>
      </w:pPr>
      <w:r>
        <w:rPr>
          <w:b/>
          <w:bCs/>
        </w:rPr>
        <w:t xml:space="preserve">Activity inputs and outputs are serialized through storage. </w:t>
      </w:r>
      <w:r>
        <w:t>Pass document_id, driver_key and blob URLs. Never pass extracted or normalized JSON as an activity argument or return value; it inflates the history table and slows every subsequent replay.</w:t>
      </w:r>
    </w:p>
    <w:p w14:paraId="0132DF0D" w14:textId="77777777" w:rsidR="00FB4191" w:rsidRDefault="00000000">
      <w:pPr>
        <w:pStyle w:val="ListParagraph"/>
        <w:numPr>
          <w:ilvl w:val="0"/>
          <w:numId w:val="1"/>
        </w:numPr>
        <w:spacing w:after="70" w:line="264" w:lineRule="auto"/>
      </w:pPr>
      <w:r>
        <w:rPr>
          <w:b/>
          <w:bCs/>
        </w:rPr>
        <w:t xml:space="preserve">Long work has three patterns. </w:t>
      </w:r>
      <w:r>
        <w:t>A call of up to a few minutes is a plain activity. Longer work uses either the async HTTP pattern (the activity starts the job and the orchestrator polls between context.CreateTimer waits) or an external event (the downstream service calls RaiseEventAsync and the orchestrator waits in WaitForExternalEvent with a timeout). For an Azure OpenAI call of thirty to a hundred and twenty seconds, a plain activity is correct and the other two patterns are unnecessary complexity.</w:t>
      </w:r>
    </w:p>
    <w:p w14:paraId="17A3ACB9" w14:textId="77777777" w:rsidR="00FB4191" w:rsidRDefault="00000000">
      <w:pPr>
        <w:pStyle w:val="Heading3"/>
        <w:spacing w:before="260" w:after="130"/>
      </w:pPr>
      <w:bookmarkStart w:id="13" w:name="_Toc240729586"/>
      <w:r>
        <w:t>4.3.2  Activity: Normalize</w:t>
      </w:r>
      <w:bookmarkEnd w:id="13"/>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000"/>
        <w:gridCol w:w="7360"/>
      </w:tblGrid>
      <w:tr w:rsidR="00FB4191" w14:paraId="1E545751" w14:textId="77777777">
        <w:tblPrEx>
          <w:tblCellMar>
            <w:top w:w="0" w:type="dxa"/>
            <w:bottom w:w="0" w:type="dxa"/>
          </w:tblCellMar>
        </w:tblPrEx>
        <w:trPr>
          <w:cantSplit/>
        </w:trPr>
        <w:tc>
          <w:tcPr>
            <w:tcW w:w="2000" w:type="dxa"/>
            <w:tcMar>
              <w:top w:w="60" w:type="dxa"/>
              <w:left w:w="110" w:type="dxa"/>
              <w:bottom w:w="60" w:type="dxa"/>
              <w:right w:w="110" w:type="dxa"/>
            </w:tcMar>
          </w:tcPr>
          <w:p w14:paraId="7D25F51E" w14:textId="77777777" w:rsidR="00FB4191" w:rsidRDefault="00000000">
            <w:pPr>
              <w:spacing w:before="40" w:after="40" w:line="250" w:lineRule="auto"/>
            </w:pPr>
            <w:r>
              <w:rPr>
                <w:b/>
                <w:bCs/>
                <w:sz w:val="19"/>
                <w:szCs w:val="19"/>
              </w:rPr>
              <w:t>Type</w:t>
            </w:r>
          </w:p>
        </w:tc>
        <w:tc>
          <w:tcPr>
            <w:tcW w:w="7360" w:type="dxa"/>
            <w:tcMar>
              <w:top w:w="60" w:type="dxa"/>
              <w:left w:w="110" w:type="dxa"/>
              <w:bottom w:w="60" w:type="dxa"/>
              <w:right w:w="110" w:type="dxa"/>
            </w:tcMar>
          </w:tcPr>
          <w:p w14:paraId="34398948" w14:textId="77777777" w:rsidR="00FB4191" w:rsidRDefault="00000000">
            <w:pPr>
              <w:spacing w:before="40" w:after="40" w:line="250" w:lineRule="auto"/>
            </w:pPr>
            <w:r>
              <w:rPr>
                <w:sz w:val="19"/>
                <w:szCs w:val="19"/>
              </w:rPr>
              <w:t>Durable activity function calling Azure OpenAI directly</w:t>
            </w:r>
          </w:p>
        </w:tc>
      </w:tr>
      <w:tr w:rsidR="00FB4191" w14:paraId="53AD90BA"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24A66ED5" w14:textId="77777777" w:rsidR="00FB4191" w:rsidRDefault="00000000">
            <w:pPr>
              <w:spacing w:before="40" w:after="40" w:line="250" w:lineRule="auto"/>
            </w:pPr>
            <w:r>
              <w:rPr>
                <w:b/>
                <w:bCs/>
                <w:sz w:val="19"/>
                <w:szCs w:val="19"/>
              </w:rPr>
              <w:t>Reads</w:t>
            </w:r>
          </w:p>
        </w:tc>
        <w:tc>
          <w:tcPr>
            <w:tcW w:w="7360" w:type="dxa"/>
            <w:shd w:val="clear" w:color="auto" w:fill="EEF3F9"/>
            <w:tcMar>
              <w:top w:w="60" w:type="dxa"/>
              <w:left w:w="110" w:type="dxa"/>
              <w:bottom w:w="60" w:type="dxa"/>
              <w:right w:w="110" w:type="dxa"/>
            </w:tcMar>
          </w:tcPr>
          <w:p w14:paraId="1FF6A1E5" w14:textId="77777777" w:rsidR="00FB4191" w:rsidRDefault="00000000">
            <w:pPr>
              <w:spacing w:before="40" w:after="40" w:line="250" w:lineRule="auto"/>
            </w:pPr>
            <w:r>
              <w:rPr>
                <w:sz w:val="19"/>
                <w:szCs w:val="19"/>
              </w:rPr>
              <w:t>extracted-dmer blob</w:t>
            </w:r>
          </w:p>
        </w:tc>
      </w:tr>
      <w:tr w:rsidR="00FB4191" w14:paraId="00BA54B3" w14:textId="77777777">
        <w:tblPrEx>
          <w:tblCellMar>
            <w:top w:w="0" w:type="dxa"/>
            <w:bottom w:w="0" w:type="dxa"/>
          </w:tblCellMar>
        </w:tblPrEx>
        <w:trPr>
          <w:cantSplit/>
        </w:trPr>
        <w:tc>
          <w:tcPr>
            <w:tcW w:w="2000" w:type="dxa"/>
            <w:tcMar>
              <w:top w:w="60" w:type="dxa"/>
              <w:left w:w="110" w:type="dxa"/>
              <w:bottom w:w="60" w:type="dxa"/>
              <w:right w:w="110" w:type="dxa"/>
            </w:tcMar>
          </w:tcPr>
          <w:p w14:paraId="449614CC" w14:textId="77777777" w:rsidR="00FB4191" w:rsidRDefault="00000000">
            <w:pPr>
              <w:spacing w:before="40" w:after="40" w:line="250" w:lineRule="auto"/>
            </w:pPr>
            <w:r>
              <w:rPr>
                <w:b/>
                <w:bCs/>
                <w:sz w:val="19"/>
                <w:szCs w:val="19"/>
              </w:rPr>
              <w:t>Writes</w:t>
            </w:r>
          </w:p>
        </w:tc>
        <w:tc>
          <w:tcPr>
            <w:tcW w:w="7360" w:type="dxa"/>
            <w:tcMar>
              <w:top w:w="60" w:type="dxa"/>
              <w:left w:w="110" w:type="dxa"/>
              <w:bottom w:w="60" w:type="dxa"/>
              <w:right w:w="110" w:type="dxa"/>
            </w:tcMar>
          </w:tcPr>
          <w:p w14:paraId="4CA8BF29" w14:textId="77777777" w:rsidR="00FB4191" w:rsidRDefault="00000000">
            <w:pPr>
              <w:spacing w:before="40" w:after="40" w:line="250" w:lineRule="auto"/>
            </w:pPr>
            <w:r>
              <w:rPr>
                <w:sz w:val="19"/>
                <w:szCs w:val="19"/>
              </w:rPr>
              <w:t>normalized-dmer blob, dmer_document, dmer_stage_run</w:t>
            </w:r>
          </w:p>
        </w:tc>
      </w:tr>
    </w:tbl>
    <w:p w14:paraId="0750117A" w14:textId="77777777" w:rsidR="00FB4191" w:rsidRDefault="00000000">
      <w:pPr>
        <w:spacing w:after="130" w:line="276" w:lineRule="auto"/>
      </w:pPr>
      <w:r>
        <w:t>Reads the combined extraction JSON, takes the handwritten fields, and calls Azure OpenAI with the agreed key set to derive the additional rule-ready fields. Validates the model output against the schema, compares each derived value back against the source text it came from, and writes the result to normalized-dmer.</w:t>
      </w:r>
    </w:p>
    <w:p w14:paraId="25BB1C83" w14:textId="77777777" w:rsidR="00FB4191" w:rsidRDefault="00000000">
      <w:pPr>
        <w:spacing w:after="130" w:line="276" w:lineRule="auto"/>
      </w:pPr>
      <w:r>
        <w:t xml:space="preserve">Because the Azure OpenAI endpoint is reachable with a key, this is a direct SDK call from the activity and no container app is required. If the endpoint later moves to a private endpoint, an Azure Function on Flex </w:t>
        <w:lastRenderedPageBreak/>
        <w:t>Consumption or Premium with VNet integration reaches private endpoints, so the hosting decision does not change either way.</w:t>
      </w:r>
    </w:p>
    <w:p w14:paraId="16418C7F" w14:textId="77777777" w:rsidR="00FB4191" w:rsidRDefault="00000000">
      <w:pPr>
        <w:spacing w:after="130" w:line="276" w:lineRule="auto"/>
      </w:pPr>
      <w:r>
        <w:t>Keep normalization a separate stage from extraction even though both call a model. The normalization schema will change far more often than the OCR pipeline, and separating them means a schema change can be replayed from the stored extraction result without paying for OCR a second time. That replay capability is the entire reason each stage writes its own blob.</w:t>
      </w:r>
    </w:p>
    <w:p w14:paraId="6BB79720" w14:textId="77777777" w:rsidR="00FB4191" w:rsidRDefault="00000000">
      <w:pPr>
        <w:spacing w:after="130" w:line="276" w:lineRule="auto"/>
      </w:pPr>
      <w:r>
        <w:rPr>
          <w:b/>
          <w:bCs/>
        </w:rPr>
        <w:t>Database writes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7567DDCA"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7D2D848B"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5642CFE4"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5C2E405C" w14:textId="77777777" w:rsidR="00FB4191" w:rsidRDefault="00000000">
            <w:pPr>
              <w:spacing w:before="40" w:after="40" w:line="250" w:lineRule="auto"/>
            </w:pPr>
            <w:r>
              <w:rPr>
                <w:b/>
                <w:bCs/>
                <w:color w:val="FFFFFF"/>
                <w:sz w:val="19"/>
                <w:szCs w:val="19"/>
              </w:rPr>
              <w:t>Fields written</w:t>
            </w:r>
          </w:p>
        </w:tc>
      </w:tr>
      <w:tr w:rsidR="00FB4191" w14:paraId="22DDCD5A" w14:textId="77777777">
        <w:tblPrEx>
          <w:tblCellMar>
            <w:top w:w="0" w:type="dxa"/>
            <w:bottom w:w="0" w:type="dxa"/>
          </w:tblCellMar>
        </w:tblPrEx>
        <w:trPr>
          <w:cantSplit/>
        </w:trPr>
        <w:tc>
          <w:tcPr>
            <w:tcW w:w="1900" w:type="dxa"/>
            <w:tcMar>
              <w:top w:w="60" w:type="dxa"/>
              <w:left w:w="110" w:type="dxa"/>
              <w:bottom w:w="60" w:type="dxa"/>
              <w:right w:w="110" w:type="dxa"/>
            </w:tcMar>
          </w:tcPr>
          <w:p w14:paraId="2CB47C74" w14:textId="77777777" w:rsidR="00FB4191" w:rsidRDefault="00000000">
            <w:pPr>
              <w:spacing w:before="40" w:after="40" w:line="250" w:lineRule="auto"/>
            </w:pPr>
            <w:r>
              <w:rPr>
                <w:rFonts w:ascii="Consolas" w:eastAsia="Consolas" w:hAnsi="Consolas" w:cs="Consolas"/>
                <w:sz w:val="17"/>
                <w:szCs w:val="17"/>
              </w:rPr>
              <w:t>dmer_stage_run</w:t>
            </w:r>
          </w:p>
        </w:tc>
        <w:tc>
          <w:tcPr>
            <w:tcW w:w="1500" w:type="dxa"/>
            <w:tcMar>
              <w:top w:w="60" w:type="dxa"/>
              <w:left w:w="110" w:type="dxa"/>
              <w:bottom w:w="60" w:type="dxa"/>
              <w:right w:w="110" w:type="dxa"/>
            </w:tcMar>
          </w:tcPr>
          <w:p w14:paraId="2317418A" w14:textId="77777777" w:rsidR="00FB4191" w:rsidRDefault="00000000">
            <w:pPr>
              <w:spacing w:before="40" w:after="40" w:line="250" w:lineRule="auto"/>
            </w:pPr>
            <w:r>
              <w:rPr>
                <w:sz w:val="19"/>
                <w:szCs w:val="19"/>
              </w:rPr>
              <w:t>INSERT then UPDATE</w:t>
            </w:r>
          </w:p>
        </w:tc>
        <w:tc>
          <w:tcPr>
            <w:tcW w:w="5960" w:type="dxa"/>
            <w:tcMar>
              <w:top w:w="60" w:type="dxa"/>
              <w:left w:w="110" w:type="dxa"/>
              <w:bottom w:w="60" w:type="dxa"/>
              <w:right w:w="110" w:type="dxa"/>
            </w:tcMar>
          </w:tcPr>
          <w:p w14:paraId="4E3A04FA" w14:textId="77777777" w:rsidR="00FB4191" w:rsidRDefault="00000000">
            <w:pPr>
              <w:spacing w:before="40" w:after="40" w:line="250" w:lineRule="auto"/>
            </w:pPr>
            <w:r>
              <w:rPr>
                <w:sz w:val="19"/>
                <w:szCs w:val="19"/>
              </w:rPr>
              <w:t>stage = NORMALIZE, status, attempt_no, started_at, ended_at, output_blob_url = the normalized blob, model_version (deployment name and normalization schema version)</w:t>
            </w:r>
          </w:p>
        </w:tc>
      </w:tr>
      <w:tr w:rsidR="00FB4191" w14:paraId="1403727A"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321BCA11"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shd w:val="clear" w:color="auto" w:fill="EEF3F9"/>
            <w:tcMar>
              <w:top w:w="60" w:type="dxa"/>
              <w:left w:w="110" w:type="dxa"/>
              <w:bottom w:w="60" w:type="dxa"/>
              <w:right w:w="110" w:type="dxa"/>
            </w:tcMar>
          </w:tcPr>
          <w:p w14:paraId="6F23B5E1"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4805726C" w14:textId="77777777" w:rsidR="00FB4191" w:rsidRDefault="00000000">
            <w:pPr>
              <w:spacing w:before="40" w:after="40" w:line="250" w:lineRule="auto"/>
            </w:pPr>
            <w:r>
              <w:rPr>
                <w:sz w:val="19"/>
                <w:szCs w:val="19"/>
              </w:rPr>
              <w:t>pipeline_status = NORMALIZED, current_stage = RULES, updated_at</w:t>
            </w:r>
          </w:p>
        </w:tc>
      </w:tr>
      <w:tr w:rsidR="00FB4191" w14:paraId="594B2B42" w14:textId="77777777">
        <w:tblPrEx>
          <w:tblCellMar>
            <w:top w:w="0" w:type="dxa"/>
            <w:bottom w:w="0" w:type="dxa"/>
          </w:tblCellMar>
        </w:tblPrEx>
        <w:trPr>
          <w:cantSplit/>
        </w:trPr>
        <w:tc>
          <w:tcPr>
            <w:tcW w:w="1900" w:type="dxa"/>
            <w:tcMar>
              <w:top w:w="60" w:type="dxa"/>
              <w:left w:w="110" w:type="dxa"/>
              <w:bottom w:w="60" w:type="dxa"/>
              <w:right w:w="110" w:type="dxa"/>
            </w:tcMar>
          </w:tcPr>
          <w:p w14:paraId="634B729B" w14:textId="77777777" w:rsidR="00FB4191" w:rsidRDefault="00000000">
            <w:pPr>
              <w:spacing w:before="40" w:after="40" w:line="250" w:lineRule="auto"/>
            </w:pPr>
            <w:r>
              <w:rPr>
                <w:rFonts w:ascii="Consolas" w:eastAsia="Consolas" w:hAnsi="Consolas" w:cs="Consolas"/>
                <w:sz w:val="17"/>
                <w:szCs w:val="17"/>
              </w:rPr>
              <w:t>dmer_extraction</w:t>
            </w:r>
          </w:p>
        </w:tc>
        <w:tc>
          <w:tcPr>
            <w:tcW w:w="1500" w:type="dxa"/>
            <w:tcMar>
              <w:top w:w="60" w:type="dxa"/>
              <w:left w:w="110" w:type="dxa"/>
              <w:bottom w:w="60" w:type="dxa"/>
              <w:right w:w="110" w:type="dxa"/>
            </w:tcMar>
          </w:tcPr>
          <w:p w14:paraId="60789EAA" w14:textId="77777777" w:rsidR="00FB4191" w:rsidRDefault="00000000">
            <w:pPr>
              <w:spacing w:before="40" w:after="40" w:line="250" w:lineRule="auto"/>
            </w:pPr>
            <w:r>
              <w:rPr>
                <w:sz w:val="19"/>
                <w:szCs w:val="19"/>
              </w:rPr>
              <w:t>UPDATE (optional)</w:t>
            </w:r>
          </w:p>
        </w:tc>
        <w:tc>
          <w:tcPr>
            <w:tcW w:w="5960" w:type="dxa"/>
            <w:tcMar>
              <w:top w:w="60" w:type="dxa"/>
              <w:left w:w="110" w:type="dxa"/>
              <w:bottom w:w="60" w:type="dxa"/>
              <w:right w:w="110" w:type="dxa"/>
            </w:tcMar>
          </w:tcPr>
          <w:p w14:paraId="0E6BD15A" w14:textId="77777777" w:rsidR="00FB4191" w:rsidRDefault="00000000">
            <w:pPr>
              <w:spacing w:before="40" w:after="40" w:line="250" w:lineRule="auto"/>
            </w:pPr>
            <w:r>
              <w:rPr>
                <w:sz w:val="19"/>
                <w:szCs w:val="19"/>
              </w:rPr>
              <w:t>If the team decides normalized clinical content may live in Postgres, the normalized jsonb is stored here. See section 7.3 — this needs privacy sign-off before the schema is created</w:t>
            </w:r>
          </w:p>
        </w:tc>
      </w:tr>
    </w:tbl>
    <w:p w14:paraId="33C75A58" w14:textId="77777777" w:rsidR="00FB4191" w:rsidRDefault="00000000">
      <w:pPr>
        <w:pStyle w:val="Heading3"/>
        <w:spacing w:before="260" w:after="130"/>
      </w:pPr>
      <w:bookmarkStart w:id="14" w:name="_Toc240729587"/>
      <w:r>
        <w:t>4.3.3  Activity: Rule engine</w:t>
      </w:r>
      <w:bookmarkEnd w:id="14"/>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000"/>
        <w:gridCol w:w="7360"/>
      </w:tblGrid>
      <w:tr w:rsidR="00FB4191" w14:paraId="7901FCFD" w14:textId="77777777">
        <w:tblPrEx>
          <w:tblCellMar>
            <w:top w:w="0" w:type="dxa"/>
            <w:bottom w:w="0" w:type="dxa"/>
          </w:tblCellMar>
        </w:tblPrEx>
        <w:trPr>
          <w:cantSplit/>
        </w:trPr>
        <w:tc>
          <w:tcPr>
            <w:tcW w:w="2000" w:type="dxa"/>
            <w:tcMar>
              <w:top w:w="60" w:type="dxa"/>
              <w:left w:w="110" w:type="dxa"/>
              <w:bottom w:w="60" w:type="dxa"/>
              <w:right w:w="110" w:type="dxa"/>
            </w:tcMar>
          </w:tcPr>
          <w:p w14:paraId="01E1B3DF" w14:textId="77777777" w:rsidR="00FB4191" w:rsidRDefault="00000000">
            <w:pPr>
              <w:spacing w:before="40" w:after="40" w:line="250" w:lineRule="auto"/>
            </w:pPr>
            <w:r>
              <w:rPr>
                <w:b/>
                <w:bCs/>
                <w:sz w:val="19"/>
                <w:szCs w:val="19"/>
              </w:rPr>
              <w:t>Type</w:t>
            </w:r>
          </w:p>
        </w:tc>
        <w:tc>
          <w:tcPr>
            <w:tcW w:w="7360" w:type="dxa"/>
            <w:tcMar>
              <w:top w:w="60" w:type="dxa"/>
              <w:left w:w="110" w:type="dxa"/>
              <w:bottom w:w="60" w:type="dxa"/>
              <w:right w:w="110" w:type="dxa"/>
            </w:tcMar>
          </w:tcPr>
          <w:p w14:paraId="4ABE1394" w14:textId="77777777" w:rsidR="00FB4191" w:rsidRDefault="00000000">
            <w:pPr>
              <w:spacing w:before="40" w:after="40" w:line="250" w:lineRule="auto"/>
            </w:pPr>
            <w:r>
              <w:rPr>
                <w:sz w:val="19"/>
                <w:szCs w:val="19"/>
              </w:rPr>
              <w:t>Durable activity function running GoRules / Zen in process</w:t>
            </w:r>
          </w:p>
        </w:tc>
      </w:tr>
      <w:tr w:rsidR="00FB4191" w14:paraId="5B10FFDD"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5C538027" w14:textId="77777777" w:rsidR="00FB4191" w:rsidRDefault="00000000">
            <w:pPr>
              <w:spacing w:before="40" w:after="40" w:line="250" w:lineRule="auto"/>
            </w:pPr>
            <w:r>
              <w:rPr>
                <w:b/>
                <w:bCs/>
                <w:sz w:val="19"/>
                <w:szCs w:val="19"/>
              </w:rPr>
              <w:t>Reads</w:t>
            </w:r>
          </w:p>
        </w:tc>
        <w:tc>
          <w:tcPr>
            <w:tcW w:w="7360" w:type="dxa"/>
            <w:shd w:val="clear" w:color="auto" w:fill="EEF3F9"/>
            <w:tcMar>
              <w:top w:w="60" w:type="dxa"/>
              <w:left w:w="110" w:type="dxa"/>
              <w:bottom w:w="60" w:type="dxa"/>
              <w:right w:w="110" w:type="dxa"/>
            </w:tcMar>
          </w:tcPr>
          <w:p w14:paraId="0A6836F5" w14:textId="77777777" w:rsidR="00FB4191" w:rsidRDefault="00000000">
            <w:pPr>
              <w:spacing w:before="40" w:after="40" w:line="250" w:lineRule="auto"/>
            </w:pPr>
            <w:r>
              <w:rPr>
                <w:sz w:val="19"/>
                <w:szCs w:val="19"/>
              </w:rPr>
              <w:t>normalized-dmer blob; the active rules.json from the rules container</w:t>
            </w:r>
          </w:p>
        </w:tc>
      </w:tr>
      <w:tr w:rsidR="00FB4191" w14:paraId="323B76AF" w14:textId="77777777">
        <w:tblPrEx>
          <w:tblCellMar>
            <w:top w:w="0" w:type="dxa"/>
            <w:bottom w:w="0" w:type="dxa"/>
          </w:tblCellMar>
        </w:tblPrEx>
        <w:trPr>
          <w:cantSplit/>
        </w:trPr>
        <w:tc>
          <w:tcPr>
            <w:tcW w:w="2000" w:type="dxa"/>
            <w:tcMar>
              <w:top w:w="60" w:type="dxa"/>
              <w:left w:w="110" w:type="dxa"/>
              <w:bottom w:w="60" w:type="dxa"/>
              <w:right w:w="110" w:type="dxa"/>
            </w:tcMar>
          </w:tcPr>
          <w:p w14:paraId="3634973B" w14:textId="77777777" w:rsidR="00FB4191" w:rsidRDefault="00000000">
            <w:pPr>
              <w:spacing w:before="40" w:after="40" w:line="250" w:lineRule="auto"/>
            </w:pPr>
            <w:r>
              <w:rPr>
                <w:b/>
                <w:bCs/>
                <w:sz w:val="19"/>
                <w:szCs w:val="19"/>
              </w:rPr>
              <w:t>Writes</w:t>
            </w:r>
          </w:p>
        </w:tc>
        <w:tc>
          <w:tcPr>
            <w:tcW w:w="7360" w:type="dxa"/>
            <w:tcMar>
              <w:top w:w="60" w:type="dxa"/>
              <w:left w:w="110" w:type="dxa"/>
              <w:bottom w:w="60" w:type="dxa"/>
              <w:right w:w="110" w:type="dxa"/>
            </w:tcMar>
          </w:tcPr>
          <w:p w14:paraId="1A9A7306" w14:textId="77777777" w:rsidR="00FB4191" w:rsidRDefault="00000000">
            <w:pPr>
              <w:spacing w:before="40" w:after="40" w:line="250" w:lineRule="auto"/>
            </w:pPr>
            <w:r>
              <w:rPr>
                <w:sz w:val="19"/>
                <w:szCs w:val="19"/>
              </w:rPr>
              <w:t>rule_evaluation, dmer_document, dmer_stage_run</w:t>
            </w:r>
          </w:p>
        </w:tc>
      </w:tr>
    </w:tbl>
    <w:p w14:paraId="2E44F8AF" w14:textId="77777777" w:rsidR="00FB4191" w:rsidRDefault="00000000">
      <w:pPr>
        <w:spacing w:after="130" w:line="276" w:lineRule="auto"/>
      </w:pPr>
      <w:r>
        <w:t>Loads the active rules.json, applies it to the normalized document, and receives a list of candidate outcomes. A validation step then selects the highest-priority outcome. The rule engine is a library, not a service; it needs no container and no network hop.</w:t>
      </w:r>
    </w:p>
    <w:p w14:paraId="270514A3" w14:textId="77777777" w:rsidR="00FB4191" w:rsidRDefault="00000000">
      <w:pPr>
        <w:spacing w:after="130" w:line="276" w:lineRule="auto"/>
      </w:pPr>
      <w:r>
        <w:t>Persist all of it, not only the winner. When Intake disputes a decision months later the question is always which rule fired and which version was active, and only the complete record answers it. Storing just the selected outcome makes that question unanswerable.</w:t>
      </w:r>
    </w:p>
    <w:p w14:paraId="08F57A80" w14:textId="77777777" w:rsidR="00FB4191" w:rsidRDefault="00000000">
      <w:pPr>
        <w:spacing w:after="130" w:line="276" w:lineRule="auto"/>
      </w:pPr>
      <w:r>
        <w:rPr>
          <w:b/>
          <w:bCs/>
        </w:rPr>
        <w:t>Database writes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3BA38AA8"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4C692657"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78F0A707"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4344A610" w14:textId="77777777" w:rsidR="00FB4191" w:rsidRDefault="00000000">
            <w:pPr>
              <w:spacing w:before="40" w:after="40" w:line="250" w:lineRule="auto"/>
            </w:pPr>
            <w:r>
              <w:rPr>
                <w:b/>
                <w:bCs/>
                <w:color w:val="FFFFFF"/>
                <w:sz w:val="19"/>
                <w:szCs w:val="19"/>
              </w:rPr>
              <w:t>Fields written</w:t>
            </w:r>
          </w:p>
        </w:tc>
      </w:tr>
      <w:tr w:rsidR="00FB4191" w14:paraId="46177E47" w14:textId="77777777">
        <w:tblPrEx>
          <w:tblCellMar>
            <w:top w:w="0" w:type="dxa"/>
            <w:bottom w:w="0" w:type="dxa"/>
          </w:tblCellMar>
        </w:tblPrEx>
        <w:trPr>
          <w:cantSplit/>
        </w:trPr>
        <w:tc>
          <w:tcPr>
            <w:tcW w:w="1900" w:type="dxa"/>
            <w:tcMar>
              <w:top w:w="60" w:type="dxa"/>
              <w:left w:w="110" w:type="dxa"/>
              <w:bottom w:w="60" w:type="dxa"/>
              <w:right w:w="110" w:type="dxa"/>
            </w:tcMar>
          </w:tcPr>
          <w:p w14:paraId="0C0B1684" w14:textId="77777777" w:rsidR="00FB4191" w:rsidRDefault="00000000">
            <w:pPr>
              <w:spacing w:before="40" w:after="40" w:line="250" w:lineRule="auto"/>
            </w:pPr>
            <w:r>
              <w:rPr>
                <w:rFonts w:ascii="Consolas" w:eastAsia="Consolas" w:hAnsi="Consolas" w:cs="Consolas"/>
                <w:sz w:val="17"/>
                <w:szCs w:val="17"/>
              </w:rPr>
              <w:t>rule_evaluation</w:t>
            </w:r>
          </w:p>
        </w:tc>
        <w:tc>
          <w:tcPr>
            <w:tcW w:w="1500" w:type="dxa"/>
            <w:tcMar>
              <w:top w:w="60" w:type="dxa"/>
              <w:left w:w="110" w:type="dxa"/>
              <w:bottom w:w="60" w:type="dxa"/>
              <w:right w:w="110" w:type="dxa"/>
            </w:tcMar>
          </w:tcPr>
          <w:p w14:paraId="206B845F" w14:textId="77777777" w:rsidR="00FB4191" w:rsidRDefault="00000000">
            <w:pPr>
              <w:spacing w:before="40" w:after="40" w:line="250" w:lineRule="auto"/>
            </w:pPr>
            <w:r>
              <w:rPr>
                <w:sz w:val="19"/>
                <w:szCs w:val="19"/>
              </w:rPr>
              <w:t>INSERT (one row per evaluation, not one per document — a re-run creates a new row)</w:t>
            </w:r>
          </w:p>
        </w:tc>
        <w:tc>
          <w:tcPr>
            <w:tcW w:w="5960" w:type="dxa"/>
            <w:tcMar>
              <w:top w:w="60" w:type="dxa"/>
              <w:left w:w="110" w:type="dxa"/>
              <w:bottom w:w="60" w:type="dxa"/>
              <w:right w:w="110" w:type="dxa"/>
            </w:tcMar>
          </w:tcPr>
          <w:p w14:paraId="57C1EFC0" w14:textId="77777777" w:rsidR="00FB4191" w:rsidRDefault="00000000">
            <w:pPr>
              <w:spacing w:before="40" w:after="40" w:line="250" w:lineRule="auto"/>
            </w:pPr>
            <w:r>
              <w:rPr>
                <w:sz w:val="19"/>
                <w:szCs w:val="19"/>
              </w:rPr>
              <w:t>document_id, rules_version, all_outcomes (jsonb — every candidate the engine returned, with its inputs), selected_outcome_code, selected_reason, priority_rank, evaluated_at</w:t>
            </w:r>
          </w:p>
        </w:tc>
      </w:tr>
      <w:tr w:rsidR="00FB4191" w14:paraId="18F6DA8B"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0E54485B" w14:textId="77777777" w:rsidR="00FB4191" w:rsidRDefault="00000000">
            <w:pPr>
              <w:spacing w:before="40" w:after="40" w:line="250" w:lineRule="auto"/>
            </w:pPr>
            <w:r>
              <w:rPr>
                <w:rFonts w:ascii="Consolas" w:eastAsia="Consolas" w:hAnsi="Consolas" w:cs="Consolas"/>
                <w:sz w:val="17"/>
                <w:szCs w:val="17"/>
              </w:rPr>
              <w:lastRenderedPageBreak/>
              <w:t>rules_version</w:t>
            </w:r>
          </w:p>
        </w:tc>
        <w:tc>
          <w:tcPr>
            <w:tcW w:w="1500" w:type="dxa"/>
            <w:shd w:val="clear" w:color="auto" w:fill="EEF3F9"/>
            <w:tcMar>
              <w:top w:w="60" w:type="dxa"/>
              <w:left w:w="110" w:type="dxa"/>
              <w:bottom w:w="60" w:type="dxa"/>
              <w:right w:w="110" w:type="dxa"/>
            </w:tcMar>
          </w:tcPr>
          <w:p w14:paraId="52688760" w14:textId="77777777" w:rsidR="00FB4191" w:rsidRDefault="00000000">
            <w:pPr>
              <w:spacing w:before="40" w:after="40" w:line="250" w:lineRule="auto"/>
            </w:pPr>
            <w:r>
              <w:rPr>
                <w:sz w:val="19"/>
                <w:szCs w:val="19"/>
              </w:rPr>
              <w:t>INSERT (only when a new rules.json is published)</w:t>
            </w:r>
          </w:p>
        </w:tc>
        <w:tc>
          <w:tcPr>
            <w:tcW w:w="5960" w:type="dxa"/>
            <w:shd w:val="clear" w:color="auto" w:fill="EEF3F9"/>
            <w:tcMar>
              <w:top w:w="60" w:type="dxa"/>
              <w:left w:w="110" w:type="dxa"/>
              <w:bottom w:w="60" w:type="dxa"/>
              <w:right w:w="110" w:type="dxa"/>
            </w:tcMar>
          </w:tcPr>
          <w:p w14:paraId="0F1E502F" w14:textId="77777777" w:rsidR="00FB4191" w:rsidRDefault="00000000">
            <w:pPr>
              <w:spacing w:before="40" w:after="40" w:line="250" w:lineRule="auto"/>
            </w:pPr>
            <w:r>
              <w:rPr>
                <w:sz w:val="19"/>
                <w:szCs w:val="19"/>
              </w:rPr>
              <w:t>version, blob_url, checksum, activated_at, activated_by</w:t>
            </w:r>
          </w:p>
        </w:tc>
      </w:tr>
      <w:tr w:rsidR="00FB4191" w14:paraId="439445DA" w14:textId="77777777">
        <w:tblPrEx>
          <w:tblCellMar>
            <w:top w:w="0" w:type="dxa"/>
            <w:bottom w:w="0" w:type="dxa"/>
          </w:tblCellMar>
        </w:tblPrEx>
        <w:trPr>
          <w:cantSplit/>
        </w:trPr>
        <w:tc>
          <w:tcPr>
            <w:tcW w:w="1900" w:type="dxa"/>
            <w:tcMar>
              <w:top w:w="60" w:type="dxa"/>
              <w:left w:w="110" w:type="dxa"/>
              <w:bottom w:w="60" w:type="dxa"/>
              <w:right w:w="110" w:type="dxa"/>
            </w:tcMar>
          </w:tcPr>
          <w:p w14:paraId="512AB434"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tcMar>
              <w:top w:w="60" w:type="dxa"/>
              <w:left w:w="110" w:type="dxa"/>
              <w:bottom w:w="60" w:type="dxa"/>
              <w:right w:w="110" w:type="dxa"/>
            </w:tcMar>
          </w:tcPr>
          <w:p w14:paraId="6E500116" w14:textId="77777777" w:rsidR="00FB4191" w:rsidRDefault="00000000">
            <w:pPr>
              <w:spacing w:before="40" w:after="40" w:line="250" w:lineRule="auto"/>
            </w:pPr>
            <w:r>
              <w:rPr>
                <w:sz w:val="19"/>
                <w:szCs w:val="19"/>
              </w:rPr>
              <w:t>UPDATE</w:t>
            </w:r>
          </w:p>
        </w:tc>
        <w:tc>
          <w:tcPr>
            <w:tcW w:w="5960" w:type="dxa"/>
            <w:tcMar>
              <w:top w:w="60" w:type="dxa"/>
              <w:left w:w="110" w:type="dxa"/>
              <w:bottom w:w="60" w:type="dxa"/>
              <w:right w:w="110" w:type="dxa"/>
            </w:tcMar>
          </w:tcPr>
          <w:p w14:paraId="0E468CCD" w14:textId="77777777" w:rsidR="00FB4191" w:rsidRDefault="00000000">
            <w:pPr>
              <w:spacing w:before="40" w:after="40" w:line="250" w:lineRule="auto"/>
            </w:pPr>
            <w:r>
              <w:rPr>
                <w:sz w:val="19"/>
                <w:szCs w:val="19"/>
              </w:rPr>
              <w:t>pipeline_status = RULES_APPLIED, then AWAITING_DRIVER_COMPLETION once the driver is signalled; current_stage = DECISION, updated_at</w:t>
            </w:r>
          </w:p>
        </w:tc>
      </w:tr>
      <w:tr w:rsidR="00FB4191" w14:paraId="7B9E42C0"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2A488A92" w14:textId="77777777" w:rsidR="00FB4191" w:rsidRDefault="00000000">
            <w:pPr>
              <w:spacing w:before="40" w:after="40" w:line="250" w:lineRule="auto"/>
            </w:pPr>
            <w:r>
              <w:rPr>
                <w:rFonts w:ascii="Consolas" w:eastAsia="Consolas" w:hAnsi="Consolas" w:cs="Consolas"/>
                <w:sz w:val="17"/>
                <w:szCs w:val="17"/>
              </w:rPr>
              <w:t>driver_evaluation</w:t>
            </w:r>
          </w:p>
        </w:tc>
        <w:tc>
          <w:tcPr>
            <w:tcW w:w="1500" w:type="dxa"/>
            <w:shd w:val="clear" w:color="auto" w:fill="EEF3F9"/>
            <w:tcMar>
              <w:top w:w="60" w:type="dxa"/>
              <w:left w:w="110" w:type="dxa"/>
              <w:bottom w:w="60" w:type="dxa"/>
              <w:right w:w="110" w:type="dxa"/>
            </w:tcMar>
          </w:tcPr>
          <w:p w14:paraId="3BF8DCBB"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5538B5AB" w14:textId="77777777" w:rsidR="00FB4191" w:rsidRDefault="00000000">
            <w:pPr>
              <w:spacing w:before="40" w:after="40" w:line="250" w:lineRule="auto"/>
            </w:pPr>
            <w:r>
              <w:rPr>
                <w:sz w:val="19"/>
                <w:szCs w:val="19"/>
              </w:rPr>
              <w:t>completed_document_count incremented. This counter and expected_document_count are what make the wait observable</w:t>
            </w:r>
          </w:p>
        </w:tc>
      </w:tr>
      <w:tr w:rsidR="00FB4191" w14:paraId="2DDFC928" w14:textId="77777777">
        <w:tblPrEx>
          <w:tblCellMar>
            <w:top w:w="0" w:type="dxa"/>
            <w:bottom w:w="0" w:type="dxa"/>
          </w:tblCellMar>
        </w:tblPrEx>
        <w:trPr>
          <w:cantSplit/>
        </w:trPr>
        <w:tc>
          <w:tcPr>
            <w:tcW w:w="1900" w:type="dxa"/>
            <w:tcMar>
              <w:top w:w="60" w:type="dxa"/>
              <w:left w:w="110" w:type="dxa"/>
              <w:bottom w:w="60" w:type="dxa"/>
              <w:right w:w="110" w:type="dxa"/>
            </w:tcMar>
          </w:tcPr>
          <w:p w14:paraId="0173B398" w14:textId="77777777" w:rsidR="00FB4191" w:rsidRDefault="00000000">
            <w:pPr>
              <w:spacing w:before="40" w:after="40" w:line="250" w:lineRule="auto"/>
            </w:pPr>
            <w:r>
              <w:rPr>
                <w:rFonts w:ascii="Consolas" w:eastAsia="Consolas" w:hAnsi="Consolas" w:cs="Consolas"/>
                <w:sz w:val="17"/>
                <w:szCs w:val="17"/>
              </w:rPr>
              <w:t>dmer_stage_run</w:t>
            </w:r>
          </w:p>
        </w:tc>
        <w:tc>
          <w:tcPr>
            <w:tcW w:w="1500" w:type="dxa"/>
            <w:tcMar>
              <w:top w:w="60" w:type="dxa"/>
              <w:left w:w="110" w:type="dxa"/>
              <w:bottom w:w="60" w:type="dxa"/>
              <w:right w:w="110" w:type="dxa"/>
            </w:tcMar>
          </w:tcPr>
          <w:p w14:paraId="4EBD7ACD" w14:textId="77777777" w:rsidR="00FB4191" w:rsidRDefault="00000000">
            <w:pPr>
              <w:spacing w:before="40" w:after="40" w:line="250" w:lineRule="auto"/>
            </w:pPr>
            <w:r>
              <w:rPr>
                <w:sz w:val="19"/>
                <w:szCs w:val="19"/>
              </w:rPr>
              <w:t>INSERT then UPDATE</w:t>
            </w:r>
          </w:p>
        </w:tc>
        <w:tc>
          <w:tcPr>
            <w:tcW w:w="5960" w:type="dxa"/>
            <w:tcMar>
              <w:top w:w="60" w:type="dxa"/>
              <w:left w:w="110" w:type="dxa"/>
              <w:bottom w:w="60" w:type="dxa"/>
              <w:right w:w="110" w:type="dxa"/>
            </w:tcMar>
          </w:tcPr>
          <w:p w14:paraId="561CE73C" w14:textId="77777777" w:rsidR="00FB4191" w:rsidRDefault="00000000">
            <w:pPr>
              <w:spacing w:before="40" w:after="40" w:line="250" w:lineRule="auto"/>
            </w:pPr>
            <w:r>
              <w:rPr>
                <w:sz w:val="19"/>
                <w:szCs w:val="19"/>
              </w:rPr>
              <w:t>stage = RULES, status, attempt_no, timings, rules_version</w:t>
            </w:r>
          </w:p>
        </w:tc>
      </w:tr>
    </w:tbl>
    <w:p w14:paraId="7D34CDA2" w14:textId="77777777" w:rsidR="00FB4191" w:rsidRDefault="00000000">
      <w:pPr>
        <w:spacing w:after="130" w:line="276" w:lineRule="auto"/>
      </w:pPr>
      <w:r>
        <w:t>The orchestration ends by publishing to driver-decision with SessionId set to the driver_key.</w:t>
      </w:r>
    </w:p>
    <w:p w14:paraId="6DC1B257" w14:textId="77777777" w:rsidR="00FB4191" w:rsidRDefault="00000000">
      <w:pPr>
        <w:pStyle w:val="Heading2"/>
        <w:spacing w:before="260" w:after="130"/>
      </w:pPr>
      <w:bookmarkStart w:id="15" w:name="_Toc240729588"/>
      <w:r>
        <w:t>4.4  Stage 4 — Driver orchestration (the join)</w:t>
      </w:r>
      <w:bookmarkEnd w:id="15"/>
    </w:p>
    <w:p w14:paraId="3AE3A26D" w14:textId="77777777" w:rsidR="00FB4191" w:rsidRDefault="00000000">
      <w:pPr>
        <w:spacing w:after="130" w:line="276" w:lineRule="auto"/>
      </w:pPr>
      <w:r>
        <w:t>This is the most important change from the initial architecture, and the part most likely to be built incorrectly if it is treated as ordinary per-document work.</w:t>
      </w:r>
    </w:p>
    <w:p w14:paraId="49DAFBF3" w14:textId="77777777" w:rsidR="00FB4191" w:rsidRDefault="00000000">
      <w:pPr>
        <w:pStyle w:val="Heading3"/>
        <w:spacing w:before="260" w:after="130"/>
      </w:pPr>
      <w:bookmarkStart w:id="16" w:name="_Toc240729589"/>
      <w:r>
        <w:t>4.4.1  Why serialization is required</w:t>
      </w:r>
      <w:bookmarkEnd w:id="16"/>
    </w:p>
    <w:p w14:paraId="710076A3" w14:textId="77777777" w:rsidR="00FB4191" w:rsidRDefault="00000000">
      <w:pPr>
        <w:spacing w:after="130" w:line="276" w:lineRule="auto"/>
      </w:pPr>
      <w:r>
        <w:t>Everything up to the rule engine is per-document and embarrassingly parallel. The decision gateway is not: it is a join across all documents belonging to one driver. If each document's orchestration independently asks whether the rest of the driver's documents are finished, three failure modes follow.</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400"/>
        <w:gridCol w:w="6960"/>
      </w:tblGrid>
      <w:tr w:rsidR="00FB4191" w14:paraId="49DE8496" w14:textId="77777777">
        <w:tblPrEx>
          <w:tblCellMar>
            <w:top w:w="0" w:type="dxa"/>
            <w:bottom w:w="0" w:type="dxa"/>
          </w:tblCellMar>
        </w:tblPrEx>
        <w:trPr>
          <w:cantSplit/>
          <w:tblHeader/>
        </w:trPr>
        <w:tc>
          <w:tcPr>
            <w:tcW w:w="2400" w:type="dxa"/>
            <w:shd w:val="clear" w:color="auto" w:fill="1F4E79"/>
            <w:tcMar>
              <w:top w:w="60" w:type="dxa"/>
              <w:left w:w="110" w:type="dxa"/>
              <w:bottom w:w="60" w:type="dxa"/>
              <w:right w:w="110" w:type="dxa"/>
            </w:tcMar>
          </w:tcPr>
          <w:p w14:paraId="39D4317E" w14:textId="77777777" w:rsidR="00FB4191" w:rsidRDefault="00000000">
            <w:pPr>
              <w:spacing w:before="40" w:after="40" w:line="250" w:lineRule="auto"/>
            </w:pPr>
            <w:r>
              <w:rPr>
                <w:b/>
                <w:bCs/>
                <w:color w:val="FFFFFF"/>
                <w:sz w:val="19"/>
                <w:szCs w:val="19"/>
              </w:rPr>
              <w:t>Failure</w:t>
            </w:r>
          </w:p>
        </w:tc>
        <w:tc>
          <w:tcPr>
            <w:tcW w:w="6960" w:type="dxa"/>
            <w:shd w:val="clear" w:color="auto" w:fill="1F4E79"/>
            <w:tcMar>
              <w:top w:w="60" w:type="dxa"/>
              <w:left w:w="110" w:type="dxa"/>
              <w:bottom w:w="60" w:type="dxa"/>
              <w:right w:w="110" w:type="dxa"/>
            </w:tcMar>
          </w:tcPr>
          <w:p w14:paraId="1C7B865E" w14:textId="77777777" w:rsidR="00FB4191" w:rsidRDefault="00000000">
            <w:pPr>
              <w:spacing w:before="40" w:after="40" w:line="250" w:lineRule="auto"/>
            </w:pPr>
            <w:r>
              <w:rPr>
                <w:b/>
                <w:bCs/>
                <w:color w:val="FFFFFF"/>
                <w:sz w:val="19"/>
                <w:szCs w:val="19"/>
              </w:rPr>
              <w:t>How it happens</w:t>
            </w:r>
          </w:p>
        </w:tc>
      </w:tr>
      <w:tr w:rsidR="00FB4191" w14:paraId="686CC4F4" w14:textId="77777777">
        <w:tblPrEx>
          <w:tblCellMar>
            <w:top w:w="0" w:type="dxa"/>
            <w:bottom w:w="0" w:type="dxa"/>
          </w:tblCellMar>
        </w:tblPrEx>
        <w:trPr>
          <w:cantSplit/>
        </w:trPr>
        <w:tc>
          <w:tcPr>
            <w:tcW w:w="2400" w:type="dxa"/>
            <w:tcMar>
              <w:top w:w="60" w:type="dxa"/>
              <w:left w:w="110" w:type="dxa"/>
              <w:bottom w:w="60" w:type="dxa"/>
              <w:right w:w="110" w:type="dxa"/>
            </w:tcMar>
          </w:tcPr>
          <w:p w14:paraId="7891506C" w14:textId="77777777" w:rsidR="00FB4191" w:rsidRDefault="00000000">
            <w:pPr>
              <w:spacing w:before="40" w:after="40" w:line="250" w:lineRule="auto"/>
            </w:pPr>
            <w:r>
              <w:rPr>
                <w:sz w:val="19"/>
                <w:szCs w:val="19"/>
              </w:rPr>
              <w:t>Lost update</w:t>
            </w:r>
          </w:p>
        </w:tc>
        <w:tc>
          <w:tcPr>
            <w:tcW w:w="6960" w:type="dxa"/>
            <w:tcMar>
              <w:top w:w="60" w:type="dxa"/>
              <w:left w:w="110" w:type="dxa"/>
              <w:bottom w:w="60" w:type="dxa"/>
              <w:right w:w="110" w:type="dxa"/>
            </w:tcMar>
          </w:tcPr>
          <w:p w14:paraId="79C72895" w14:textId="77777777" w:rsidR="00FB4191" w:rsidRDefault="00000000">
            <w:pPr>
              <w:spacing w:before="40" w:after="40" w:line="250" w:lineRule="auto"/>
            </w:pPr>
            <w:r>
              <w:rPr>
                <w:sz w:val="19"/>
                <w:szCs w:val="19"/>
              </w:rPr>
              <w:t>Document A and document B finish within the same second. Neither has committed its own completion when the other reads, so both conclude the driver is incomplete and both stand down. The driver is never evaluated and no outcome is ever posted. This is the silent-orphan case, and it is the failure that makes a DMER disappear from both the AI queue and the manual queue.</w:t>
            </w:r>
          </w:p>
        </w:tc>
      </w:tr>
      <w:tr w:rsidR="00FB4191" w14:paraId="6BC39BE3" w14:textId="77777777">
        <w:tblPrEx>
          <w:tblCellMar>
            <w:top w:w="0" w:type="dxa"/>
            <w:bottom w:w="0" w:type="dxa"/>
          </w:tblCellMar>
        </w:tblPrEx>
        <w:trPr>
          <w:cantSplit/>
        </w:trPr>
        <w:tc>
          <w:tcPr>
            <w:tcW w:w="2400" w:type="dxa"/>
            <w:shd w:val="clear" w:color="auto" w:fill="EEF3F9"/>
            <w:tcMar>
              <w:top w:w="60" w:type="dxa"/>
              <w:left w:w="110" w:type="dxa"/>
              <w:bottom w:w="60" w:type="dxa"/>
              <w:right w:w="110" w:type="dxa"/>
            </w:tcMar>
          </w:tcPr>
          <w:p w14:paraId="2FCCA2FA" w14:textId="77777777" w:rsidR="00FB4191" w:rsidRDefault="00000000">
            <w:pPr>
              <w:spacing w:before="40" w:after="40" w:line="250" w:lineRule="auto"/>
            </w:pPr>
            <w:r>
              <w:rPr>
                <w:sz w:val="19"/>
                <w:szCs w:val="19"/>
              </w:rPr>
              <w:t>Double posting</w:t>
            </w:r>
          </w:p>
        </w:tc>
        <w:tc>
          <w:tcPr>
            <w:tcW w:w="6960" w:type="dxa"/>
            <w:shd w:val="clear" w:color="auto" w:fill="EEF3F9"/>
            <w:tcMar>
              <w:top w:w="60" w:type="dxa"/>
              <w:left w:w="110" w:type="dxa"/>
              <w:bottom w:w="60" w:type="dxa"/>
              <w:right w:w="110" w:type="dxa"/>
            </w:tcMar>
          </w:tcPr>
          <w:p w14:paraId="58951E98" w14:textId="77777777" w:rsidR="00FB4191" w:rsidRDefault="00000000">
            <w:pPr>
              <w:spacing w:before="40" w:after="40" w:line="250" w:lineRule="auto"/>
            </w:pPr>
            <w:r>
              <w:rPr>
                <w:sz w:val="19"/>
                <w:szCs w:val="19"/>
              </w:rPr>
              <w:t>The opposite timing. Both see the set as complete, both run duplicate detection, both write decisions and both post to Mercury, potentially with different results depending on what each one read.</w:t>
            </w:r>
          </w:p>
        </w:tc>
      </w:tr>
      <w:tr w:rsidR="00FB4191" w14:paraId="4CBEAF43" w14:textId="77777777">
        <w:tblPrEx>
          <w:tblCellMar>
            <w:top w:w="0" w:type="dxa"/>
            <w:bottom w:w="0" w:type="dxa"/>
          </w:tblCellMar>
        </w:tblPrEx>
        <w:trPr>
          <w:cantSplit/>
        </w:trPr>
        <w:tc>
          <w:tcPr>
            <w:tcW w:w="2400" w:type="dxa"/>
            <w:tcMar>
              <w:top w:w="60" w:type="dxa"/>
              <w:left w:w="110" w:type="dxa"/>
              <w:bottom w:w="60" w:type="dxa"/>
              <w:right w:w="110" w:type="dxa"/>
            </w:tcMar>
          </w:tcPr>
          <w:p w14:paraId="4A40382B" w14:textId="77777777" w:rsidR="00FB4191" w:rsidRDefault="00000000">
            <w:pPr>
              <w:spacing w:before="40" w:after="40" w:line="250" w:lineRule="auto"/>
            </w:pPr>
            <w:r>
              <w:rPr>
                <w:sz w:val="19"/>
                <w:szCs w:val="19"/>
              </w:rPr>
              <w:t>No owner</w:t>
            </w:r>
          </w:p>
        </w:tc>
        <w:tc>
          <w:tcPr>
            <w:tcW w:w="6960" w:type="dxa"/>
            <w:tcMar>
              <w:top w:w="60" w:type="dxa"/>
              <w:left w:w="110" w:type="dxa"/>
              <w:bottom w:w="60" w:type="dxa"/>
              <w:right w:w="110" w:type="dxa"/>
            </w:tcMar>
          </w:tcPr>
          <w:p w14:paraId="1CB7A842" w14:textId="77777777" w:rsidR="00FB4191" w:rsidRDefault="00000000">
            <w:pPr>
              <w:spacing w:before="40" w:after="40" w:line="250" w:lineRule="auto"/>
            </w:pPr>
            <w:r>
              <w:rPr>
                <w:sz w:val="19"/>
                <w:szCs w:val="19"/>
              </w:rPr>
              <w:t>"If not all documents are processed, do nothing" is a terminal state with no row recording it. Nothing can find it, report it, or retry it.</w:t>
            </w:r>
          </w:p>
        </w:tc>
      </w:tr>
    </w:tbl>
    <w:p w14:paraId="4A567B86" w14:textId="77777777" w:rsidR="00FB4191" w:rsidRDefault="00000000">
      <w:pPr>
        <w:pStyle w:val="Heading3"/>
        <w:spacing w:before="260" w:after="130"/>
      </w:pPr>
      <w:bookmarkStart w:id="17" w:name="_Toc240729590"/>
      <w:r>
        <w:t>4.4.2  The mechanism</w:t>
      </w:r>
      <w:bookmarkEnd w:id="17"/>
    </w:p>
    <w:p w14:paraId="72CDA9E1" w14:textId="77777777" w:rsidR="00FB4191" w:rsidRDefault="00000000">
      <w:pPr>
        <w:pStyle w:val="ListParagraph"/>
        <w:numPr>
          <w:ilvl w:val="0"/>
          <w:numId w:val="1"/>
        </w:numPr>
        <w:spacing w:after="70" w:line="264" w:lineRule="auto"/>
      </w:pPr>
      <w:r>
        <w:rPr>
          <w:b/>
          <w:bCs/>
        </w:rPr>
        <w:t xml:space="preserve">Two orchestrations. </w:t>
      </w:r>
      <w:r>
        <w:t>The per-document orchestration ends by signalling the driver. A separate per-driver orchestration, with instanceId set to driver_key, runs the decision gateway and post-processing.</w:t>
      </w:r>
    </w:p>
    <w:p w14:paraId="56FB13A6" w14:textId="77777777" w:rsidR="00FB4191" w:rsidRDefault="00000000">
      <w:pPr>
        <w:pStyle w:val="ListParagraph"/>
        <w:numPr>
          <w:ilvl w:val="0"/>
          <w:numId w:val="1"/>
        </w:numPr>
        <w:spacing w:after="70" w:line="264" w:lineRule="auto"/>
      </w:pPr>
      <w:r>
        <w:rPr>
          <w:b/>
          <w:bCs/>
        </w:rPr>
        <w:t xml:space="preserve">One at a time per driver. </w:t>
      </w:r>
      <w:r>
        <w:t xml:space="preserve">Use a Service Bus session with SessionId = driver_key on the driver-decision queue, or a Durable Entity keyed on driver_key. Either gives single-writer semantics for free. A Postgres advisory lock — pg_advisory_xact_lock(hashtext(licence)) — is a valid third option if the </w:t>
        <w:lastRenderedPageBreak/>
        <w:t>team prefers the coordination to live in the database. Pick one and document it; mixing them gives the illusion of safety without the guarantee.</w:t>
      </w:r>
    </w:p>
    <w:p w14:paraId="792DAB55" w14:textId="77777777" w:rsidR="00FB4191" w:rsidRDefault="00000000">
      <w:pPr>
        <w:pStyle w:val="ListParagraph"/>
        <w:numPr>
          <w:ilvl w:val="0"/>
          <w:numId w:val="1"/>
        </w:numPr>
        <w:spacing w:after="70" w:line="264" w:lineRule="auto"/>
      </w:pPr>
      <w:r>
        <w:rPr>
          <w:b/>
          <w:bCs/>
        </w:rPr>
        <w:t xml:space="preserve">The wait is a row, not a branch. </w:t>
      </w:r>
      <w:r>
        <w:t>driver_evaluation holds status, expected_document_count and completed_document_count. WAITING is a state the sweeper can query. A code path that silently returns is not.</w:t>
      </w:r>
    </w:p>
    <w:p w14:paraId="6812C886" w14:textId="77777777" w:rsidR="00FB4191" w:rsidRDefault="00000000">
      <w:pPr>
        <w:pStyle w:val="ListParagraph"/>
        <w:numPr>
          <w:ilvl w:val="0"/>
          <w:numId w:val="1"/>
        </w:numPr>
        <w:spacing w:after="70" w:line="264" w:lineRule="auto"/>
      </w:pPr>
      <w:r>
        <w:rPr>
          <w:b/>
          <w:bCs/>
        </w:rPr>
        <w:t xml:space="preserve">Verify twice. </w:t>
      </w:r>
      <w:r>
        <w:t>expected_document_count is set during extraction from the Mercury GET by driver_licence. It is re-verified against a fresh call at decision time, because a new document may have arrived in between and the batch may no longer be what we thought it was.</w:t>
      </w:r>
    </w:p>
    <w:p w14:paraId="33A3A535" w14:textId="77777777" w:rsidR="00FB4191" w:rsidRDefault="00000000">
      <w:pPr>
        <w:pStyle w:val="Heading3"/>
        <w:spacing w:before="260" w:after="130"/>
      </w:pPr>
      <w:bookmarkStart w:id="18" w:name="_Toc240729591"/>
      <w:r>
        <w:t>4.4.3  Decision gateway logic</w:t>
      </w:r>
      <w:bookmarkEnd w:id="18"/>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000"/>
        <w:gridCol w:w="7360"/>
      </w:tblGrid>
      <w:tr w:rsidR="00FB4191" w14:paraId="78037BF0" w14:textId="77777777">
        <w:tblPrEx>
          <w:tblCellMar>
            <w:top w:w="0" w:type="dxa"/>
            <w:bottom w:w="0" w:type="dxa"/>
          </w:tblCellMar>
        </w:tblPrEx>
        <w:trPr>
          <w:cantSplit/>
        </w:trPr>
        <w:tc>
          <w:tcPr>
            <w:tcW w:w="2000" w:type="dxa"/>
            <w:tcMar>
              <w:top w:w="60" w:type="dxa"/>
              <w:left w:w="110" w:type="dxa"/>
              <w:bottom w:w="60" w:type="dxa"/>
              <w:right w:w="110" w:type="dxa"/>
            </w:tcMar>
          </w:tcPr>
          <w:p w14:paraId="2805A4A4" w14:textId="77777777" w:rsidR="00FB4191" w:rsidRDefault="00000000">
            <w:pPr>
              <w:spacing w:before="40" w:after="40" w:line="250" w:lineRule="auto"/>
            </w:pPr>
            <w:r>
              <w:rPr>
                <w:b/>
                <w:bCs/>
                <w:sz w:val="19"/>
                <w:szCs w:val="19"/>
              </w:rPr>
              <w:t>Type</w:t>
            </w:r>
          </w:p>
        </w:tc>
        <w:tc>
          <w:tcPr>
            <w:tcW w:w="7360" w:type="dxa"/>
            <w:tcMar>
              <w:top w:w="60" w:type="dxa"/>
              <w:left w:w="110" w:type="dxa"/>
              <w:bottom w:w="60" w:type="dxa"/>
              <w:right w:w="110" w:type="dxa"/>
            </w:tcMar>
          </w:tcPr>
          <w:p w14:paraId="7B89FEDE" w14:textId="77777777" w:rsidR="00FB4191" w:rsidRDefault="00000000">
            <w:pPr>
              <w:spacing w:before="40" w:after="40" w:line="250" w:lineRule="auto"/>
            </w:pPr>
            <w:r>
              <w:rPr>
                <w:sz w:val="19"/>
                <w:szCs w:val="19"/>
              </w:rPr>
              <w:t>Durable activity inside the per-driver orchestration</w:t>
            </w:r>
          </w:p>
        </w:tc>
      </w:tr>
      <w:tr w:rsidR="00FB4191" w14:paraId="0C17C962"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38B6989B" w14:textId="77777777" w:rsidR="00FB4191" w:rsidRDefault="00000000">
            <w:pPr>
              <w:spacing w:before="40" w:after="40" w:line="250" w:lineRule="auto"/>
            </w:pPr>
            <w:r>
              <w:rPr>
                <w:b/>
                <w:bCs/>
                <w:sz w:val="19"/>
                <w:szCs w:val="19"/>
              </w:rPr>
              <w:t>Reads</w:t>
            </w:r>
          </w:p>
        </w:tc>
        <w:tc>
          <w:tcPr>
            <w:tcW w:w="7360" w:type="dxa"/>
            <w:shd w:val="clear" w:color="auto" w:fill="EEF3F9"/>
            <w:tcMar>
              <w:top w:w="60" w:type="dxa"/>
              <w:left w:w="110" w:type="dxa"/>
              <w:bottom w:w="60" w:type="dxa"/>
              <w:right w:w="110" w:type="dxa"/>
            </w:tcMar>
          </w:tcPr>
          <w:p w14:paraId="500933DF" w14:textId="77777777" w:rsidR="00FB4191" w:rsidRDefault="00000000">
            <w:pPr>
              <w:spacing w:before="40" w:after="40" w:line="250" w:lineRule="auto"/>
            </w:pPr>
            <w:r>
              <w:rPr>
                <w:sz w:val="19"/>
                <w:szCs w:val="19"/>
              </w:rPr>
              <w:t>Mercury GET by driver_licence; dmer_document and dmer_extraction for every document of the driver; rule_evaluation for each</w:t>
            </w:r>
          </w:p>
        </w:tc>
      </w:tr>
      <w:tr w:rsidR="00FB4191" w14:paraId="79BE302A" w14:textId="77777777">
        <w:tblPrEx>
          <w:tblCellMar>
            <w:top w:w="0" w:type="dxa"/>
            <w:bottom w:w="0" w:type="dxa"/>
          </w:tblCellMar>
        </w:tblPrEx>
        <w:trPr>
          <w:cantSplit/>
        </w:trPr>
        <w:tc>
          <w:tcPr>
            <w:tcW w:w="2000" w:type="dxa"/>
            <w:tcMar>
              <w:top w:w="60" w:type="dxa"/>
              <w:left w:w="110" w:type="dxa"/>
              <w:bottom w:w="60" w:type="dxa"/>
              <w:right w:w="110" w:type="dxa"/>
            </w:tcMar>
          </w:tcPr>
          <w:p w14:paraId="07956024" w14:textId="77777777" w:rsidR="00FB4191" w:rsidRDefault="00000000">
            <w:pPr>
              <w:spacing w:before="40" w:after="40" w:line="250" w:lineRule="auto"/>
            </w:pPr>
            <w:r>
              <w:rPr>
                <w:b/>
                <w:bCs/>
                <w:sz w:val="19"/>
                <w:szCs w:val="19"/>
              </w:rPr>
              <w:t>Writes</w:t>
            </w:r>
          </w:p>
        </w:tc>
        <w:tc>
          <w:tcPr>
            <w:tcW w:w="7360" w:type="dxa"/>
            <w:tcMar>
              <w:top w:w="60" w:type="dxa"/>
              <w:left w:w="110" w:type="dxa"/>
              <w:bottom w:w="60" w:type="dxa"/>
              <w:right w:w="110" w:type="dxa"/>
            </w:tcMar>
          </w:tcPr>
          <w:p w14:paraId="0895E6A6" w14:textId="77777777" w:rsidR="00FB4191" w:rsidRDefault="00000000">
            <w:pPr>
              <w:spacing w:before="40" w:after="40" w:line="250" w:lineRule="auto"/>
            </w:pPr>
            <w:r>
              <w:rPr>
                <w:sz w:val="19"/>
                <w:szCs w:val="19"/>
              </w:rPr>
              <w:t>driver_evaluation; nothing else until the decision is final</w:t>
            </w:r>
          </w:p>
        </w:tc>
      </w:tr>
      <w:tr w:rsidR="00FB4191" w14:paraId="72620B2D"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104AAE80" w14:textId="77777777" w:rsidR="00FB4191" w:rsidRDefault="00000000">
            <w:pPr>
              <w:spacing w:before="40" w:after="40" w:line="250" w:lineRule="auto"/>
            </w:pPr>
            <w:r>
              <w:rPr>
                <w:b/>
                <w:bCs/>
                <w:sz w:val="19"/>
                <w:szCs w:val="19"/>
              </w:rPr>
              <w:t>Runs</w:t>
            </w:r>
          </w:p>
        </w:tc>
        <w:tc>
          <w:tcPr>
            <w:tcW w:w="7360" w:type="dxa"/>
            <w:shd w:val="clear" w:color="auto" w:fill="EEF3F9"/>
            <w:tcMar>
              <w:top w:w="60" w:type="dxa"/>
              <w:left w:w="110" w:type="dxa"/>
              <w:bottom w:w="60" w:type="dxa"/>
              <w:right w:w="110" w:type="dxa"/>
            </w:tcMar>
          </w:tcPr>
          <w:p w14:paraId="1C152611" w14:textId="77777777" w:rsidR="00FB4191" w:rsidRDefault="00000000">
            <w:pPr>
              <w:spacing w:before="40" w:after="40" w:line="250" w:lineRule="auto"/>
            </w:pPr>
            <w:r>
              <w:rPr>
                <w:sz w:val="19"/>
                <w:szCs w:val="19"/>
              </w:rPr>
              <w:t>Once per driver batch, never concurrently for the same driver</w:t>
            </w:r>
          </w:p>
        </w:tc>
      </w:tr>
    </w:tbl>
    <w:p w14:paraId="3653B59C" w14:textId="77777777" w:rsidR="00FB4191" w:rsidRDefault="00000000">
      <w:pPr>
        <w:spacing w:after="130" w:line="276" w:lineRule="auto"/>
      </w:pPr>
      <w:r>
        <w:rPr>
          <w:b/>
          <w:bCs/>
        </w:rPr>
        <w:t xml:space="preserve">Step 1 — completeness. </w:t>
      </w:r>
      <w:r>
        <w:t>Call Mercury GET by driver_licence. Take the documents whose status is Uploaded and whose dps_date is empty (questions I-8 and I-9 define this precisely). If any of them has not reached RULES_APPLIED in our database, set driver_evaluation.status = WAITING, record last_mercury_check_at, and stop. This is now an explicit recorded state rather than a silent return, which is the whole point of the change.</w:t>
      </w:r>
    </w:p>
    <w:p w14:paraId="3653B59C" w14:textId="77777777" w:rsidR="00FB4191" w:rsidRDefault="00000000">
      <w:pPr>
        <w:spacing w:after="130" w:line="276" w:lineRule="auto"/>
      </w:pPr>
      <w:r>
        <w:rPr>
          <w:b/>
          <w:bCs/>
        </w:rPr>
        <w:t xml:space="preserve">Step 1a — attached reports. </w:t>
      </w:r>
      <w:r>
        <w:t>A DMER with more than two pages counts towards completeness but is excluded from steps 2 to 4. It receives outcome IN with the reason "medical report attached — not processed automatically" and is never marked as a duplicate, even when it repeats another DMER for the driver.</w:t>
      </w:r>
    </w:p>
    <w:p w14:paraId="446AE9AE" w14:textId="77777777" w:rsidR="00FB4191" w:rsidRDefault="00000000">
      <w:pPr>
        <w:spacing w:after="130" w:line="276" w:lineRule="auto"/>
      </w:pPr>
      <w:r>
        <w:rPr>
          <w:b/>
          <w:bCs/>
        </w:rPr>
        <w:t>Step 2 — cut-off precedence.</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3400"/>
        <w:gridCol w:w="5960"/>
      </w:tblGrid>
      <w:tr w:rsidR="00FB4191" w14:paraId="20C8ECE7" w14:textId="77777777">
        <w:tblPrEx>
          <w:tblCellMar>
            <w:top w:w="0" w:type="dxa"/>
            <w:bottom w:w="0" w:type="dxa"/>
          </w:tblCellMar>
        </w:tblPrEx>
        <w:trPr>
          <w:cantSplit/>
          <w:tblHeader/>
        </w:trPr>
        <w:tc>
          <w:tcPr>
            <w:tcW w:w="3400" w:type="dxa"/>
            <w:shd w:val="clear" w:color="auto" w:fill="1F4E79"/>
            <w:tcMar>
              <w:top w:w="60" w:type="dxa"/>
              <w:left w:w="110" w:type="dxa"/>
              <w:bottom w:w="60" w:type="dxa"/>
              <w:right w:w="110" w:type="dxa"/>
            </w:tcMar>
          </w:tcPr>
          <w:p w14:paraId="5493810A" w14:textId="77777777" w:rsidR="00FB4191" w:rsidRDefault="00000000">
            <w:pPr>
              <w:spacing w:before="40" w:after="40" w:line="250" w:lineRule="auto"/>
            </w:pPr>
            <w:r>
              <w:rPr>
                <w:b/>
                <w:bCs/>
                <w:color w:val="FFFFFF"/>
                <w:sz w:val="19"/>
                <w:szCs w:val="19"/>
              </w:rPr>
              <w:t>Situation</w:t>
            </w:r>
          </w:p>
        </w:tc>
        <w:tc>
          <w:tcPr>
            <w:tcW w:w="5960" w:type="dxa"/>
            <w:shd w:val="clear" w:color="auto" w:fill="1F4E79"/>
            <w:tcMar>
              <w:top w:w="60" w:type="dxa"/>
              <w:left w:w="110" w:type="dxa"/>
              <w:bottom w:w="60" w:type="dxa"/>
              <w:right w:w="110" w:type="dxa"/>
            </w:tcMar>
          </w:tcPr>
          <w:p w14:paraId="39CA4BC1" w14:textId="77777777" w:rsidR="00FB4191" w:rsidRDefault="00000000">
            <w:pPr>
              <w:spacing w:before="40" w:after="40" w:line="250" w:lineRule="auto"/>
            </w:pPr>
            <w:r>
              <w:rPr>
                <w:b/>
                <w:bCs/>
                <w:color w:val="FFFFFF"/>
                <w:sz w:val="19"/>
                <w:szCs w:val="19"/>
              </w:rPr>
              <w:t>Outcome</w:t>
            </w:r>
          </w:p>
        </w:tc>
      </w:tr>
      <w:tr w:rsidR="00FB4191" w14:paraId="68646347" w14:textId="77777777">
        <w:tblPrEx>
          <w:tblCellMar>
            <w:top w:w="0" w:type="dxa"/>
            <w:bottom w:w="0" w:type="dxa"/>
          </w:tblCellMar>
        </w:tblPrEx>
        <w:trPr>
          <w:cantSplit/>
        </w:trPr>
        <w:tc>
          <w:tcPr>
            <w:tcW w:w="3400" w:type="dxa"/>
            <w:tcMar>
              <w:top w:w="60" w:type="dxa"/>
              <w:left w:w="110" w:type="dxa"/>
              <w:bottom w:w="60" w:type="dxa"/>
              <w:right w:w="110" w:type="dxa"/>
            </w:tcMar>
          </w:tcPr>
          <w:p w14:paraId="57351FD3" w14:textId="77777777" w:rsidR="00FB4191" w:rsidRDefault="00000000">
            <w:pPr>
              <w:spacing w:before="40" w:after="40" w:line="250" w:lineRule="auto"/>
            </w:pPr>
            <w:r>
              <w:rPr>
                <w:sz w:val="19"/>
                <w:szCs w:val="19"/>
              </w:rPr>
              <w:t>All DMERs for the driver are cut off</w:t>
            </w:r>
          </w:p>
        </w:tc>
        <w:tc>
          <w:tcPr>
            <w:tcW w:w="5960" w:type="dxa"/>
            <w:tcMar>
              <w:top w:w="60" w:type="dxa"/>
              <w:left w:w="110" w:type="dxa"/>
              <w:bottom w:w="60" w:type="dxa"/>
              <w:right w:w="110" w:type="dxa"/>
            </w:tcMar>
          </w:tcPr>
          <w:p w14:paraId="2C12CD8D" w14:textId="77777777" w:rsidR="00FB4191" w:rsidRDefault="00000000">
            <w:pPr>
              <w:spacing w:before="40" w:after="40" w:line="250" w:lineRule="auto"/>
            </w:pPr>
            <w:r>
              <w:rPr>
                <w:sz w:val="19"/>
                <w:szCs w:val="19"/>
              </w:rPr>
              <w:t>IN — send to a person for review, noting that the DMER was incomplete so the reviewer can consider asking for a clearer copy rather than re-reading an illegible page</w:t>
            </w:r>
          </w:p>
        </w:tc>
      </w:tr>
      <w:tr w:rsidR="00FB4191" w14:paraId="6139D291" w14:textId="77777777">
        <w:tblPrEx>
          <w:tblCellMar>
            <w:top w:w="0" w:type="dxa"/>
            <w:bottom w:w="0" w:type="dxa"/>
          </w:tblCellMar>
        </w:tblPrEx>
        <w:trPr>
          <w:cantSplit/>
        </w:trPr>
        <w:tc>
          <w:tcPr>
            <w:tcW w:w="3400" w:type="dxa"/>
            <w:shd w:val="clear" w:color="auto" w:fill="EEF3F9"/>
            <w:tcMar>
              <w:top w:w="60" w:type="dxa"/>
              <w:left w:w="110" w:type="dxa"/>
              <w:bottom w:w="60" w:type="dxa"/>
              <w:right w:w="110" w:type="dxa"/>
            </w:tcMar>
          </w:tcPr>
          <w:p w14:paraId="6E417873" w14:textId="77777777" w:rsidR="00FB4191" w:rsidRDefault="00000000">
            <w:pPr>
              <w:spacing w:before="40" w:after="40" w:line="250" w:lineRule="auto"/>
            </w:pPr>
            <w:r>
              <w:rPr>
                <w:sz w:val="19"/>
                <w:szCs w:val="19"/>
              </w:rPr>
              <w:t>Some cut off, at least one clear</w:t>
            </w:r>
          </w:p>
        </w:tc>
        <w:tc>
          <w:tcPr>
            <w:tcW w:w="5960" w:type="dxa"/>
            <w:shd w:val="clear" w:color="auto" w:fill="EEF3F9"/>
            <w:tcMar>
              <w:top w:w="60" w:type="dxa"/>
              <w:left w:w="110" w:type="dxa"/>
              <w:bottom w:w="60" w:type="dxa"/>
              <w:right w:w="110" w:type="dxa"/>
            </w:tcMar>
          </w:tcPr>
          <w:p w14:paraId="60B6D5ED" w14:textId="77777777" w:rsidR="00FB4191" w:rsidRDefault="00000000">
            <w:pPr>
              <w:spacing w:before="40" w:after="40" w:line="250" w:lineRule="auto"/>
            </w:pPr>
            <w:r>
              <w:rPr>
                <w:sz w:val="19"/>
                <w:szCs w:val="19"/>
              </w:rPr>
              <w:t>Use the clear copy. Each cut-off copy is treated as a duplicate of the clear copy and handled under step 3: rejected and detached from the case on a clean pass, forwarded with the others otherwise. Completeness always outranks recency — a newer cut-off copy never replaces an older complete one. (See question I-21 for a cut-off copy whose content differs.)</w:t>
            </w:r>
          </w:p>
        </w:tc>
      </w:tr>
      <w:tr w:rsidR="00FB4191" w14:paraId="59638B6A" w14:textId="77777777">
        <w:tblPrEx>
          <w:tblCellMar>
            <w:top w:w="0" w:type="dxa"/>
            <w:bottom w:w="0" w:type="dxa"/>
          </w:tblCellMar>
        </w:tblPrEx>
        <w:trPr>
          <w:cantSplit/>
        </w:trPr>
        <w:tc>
          <w:tcPr>
            <w:tcW w:w="3400" w:type="dxa"/>
            <w:tcMar>
              <w:top w:w="60" w:type="dxa"/>
              <w:left w:w="110" w:type="dxa"/>
              <w:bottom w:w="60" w:type="dxa"/>
              <w:right w:w="110" w:type="dxa"/>
            </w:tcMar>
          </w:tcPr>
          <w:p w14:paraId="024FECFB" w14:textId="77777777" w:rsidR="00FB4191" w:rsidRDefault="00000000">
            <w:pPr>
              <w:spacing w:before="40" w:after="40" w:line="250" w:lineRule="auto"/>
            </w:pPr>
            <w:r>
              <w:rPr>
                <w:sz w:val="19"/>
                <w:szCs w:val="19"/>
              </w:rPr>
              <w:t>None cut off</w:t>
            </w:r>
          </w:p>
        </w:tc>
        <w:tc>
          <w:tcPr>
            <w:tcW w:w="5960" w:type="dxa"/>
            <w:tcMar>
              <w:top w:w="60" w:type="dxa"/>
              <w:left w:w="110" w:type="dxa"/>
              <w:bottom w:w="60" w:type="dxa"/>
              <w:right w:w="110" w:type="dxa"/>
            </w:tcMar>
          </w:tcPr>
          <w:p w14:paraId="4F4306AA" w14:textId="77777777" w:rsidR="00FB4191" w:rsidRDefault="00000000">
            <w:pPr>
              <w:spacing w:before="40" w:after="40" w:line="250" w:lineRule="auto"/>
            </w:pPr>
            <w:r>
              <w:rPr>
                <w:sz w:val="19"/>
                <w:szCs w:val="19"/>
              </w:rPr>
              <w:t>Proceed to duplicate detection with all documents</w:t>
            </w:r>
          </w:p>
        </w:tc>
      </w:tr>
    </w:tbl>
    <w:p w14:paraId="5AE84250" w14:textId="77777777" w:rsidR="00FB4191" w:rsidRDefault="00000000">
      <w:pPr>
        <w:spacing w:after="130" w:line="276" w:lineRule="auto"/>
      </w:pPr>
      <w:r>
        <w:rPr>
          <w:b/>
          <w:bCs/>
        </w:rPr>
        <w:t xml:space="preserve">Step 3 — duplicate detection. </w:t>
      </w:r>
      <w:r>
        <w:t>Compare the waiting DMERs for the driver on the agreed comparison fields — exam date, physician details and checkbox answers — canonicalized and hashed as described below. DMERs whose hashes match are duplicates of each other. What happens next depends on the outcome. On a clean pass (CP, question I-19), the newest matching DMER by uploaded_date, tie-broken by received_date and then document_guid, keeps the outcome; the older ones are marked is_duplicate with duplicate_of_document_id pointing at the retained one, and in Mercury are set to Rejected and detached from the case while staying visible on the driver's file. On any outcome sent for further review, no copy is rejected: all matching DMERs are forwarded together with that outcome, and the duplicate relationship is recorded only in decision_reason so the reviewer can see it.</w:t>
      </w:r>
    </w:p>
    <w:p w14:paraId="1B44EAFB" w14:textId="77777777" w:rsidR="00FB4191" w:rsidRDefault="00000000">
      <w:pPr>
        <w:spacing w:after="130" w:line="276" w:lineRule="auto"/>
      </w:pPr>
      <w:r>
        <w:rPr>
          <w:b/>
          <w:bCs/>
        </w:rPr>
        <w:t xml:space="preserve">Step 4 — differing content. </w:t>
      </w:r>
      <w:r>
        <w:t>If two non-duplicate, non-cut-off DMERs exist for the driver and their comparison fields differ, the outcome is IN for the batch. Store the field-level diff in decision_reason so Intake can see what differed rather than being told only that something did.</w:t>
      </w:r>
    </w:p>
    <w:p w14:paraId="3DF75296" w14:textId="77777777" w:rsidR="00FB4191" w:rsidRDefault="00000000">
      <w:pPr>
        <w:spacing w:after="130" w:line="276" w:lineRule="auto"/>
      </w:pPr>
      <w:r>
        <w:rPr>
          <w:b/>
          <w:bCs/>
        </w:rPr>
        <w:t xml:space="preserve">Step 5 — single document. </w:t>
      </w:r>
      <w:r>
        <w:t>If exactly one qualifying DMER exists, keep the rule engine outcome unchanged.</w:t>
      </w:r>
    </w:p>
    <w:p w14:paraId="54280F32" w14:textId="77777777" w:rsidR="00FB4191" w:rsidRDefault="00000000">
      <w:pPr>
        <w:spacing w:after="130" w:line="276" w:lineRule="auto"/>
      </w:pPr>
      <w:r>
        <w:rPr>
          <w:b/>
          <w:bCs/>
        </w:rPr>
        <w:t xml:space="preserve">Step 6 — driver mapping. </w:t>
      </w:r>
      <w:r>
        <w:t>If Mercury returned no driver object but a licence was read from the page and resolves to exactly one driver, record driver_mapped = false and proposed_driver_key so post-processing can request the mapping. Whether that mapping may be applied automatically is question I-11.</w:t>
      </w:r>
    </w:p>
    <w:tbl>
      <w:tblPr>
        <w:tblW w:w="9360" w:type="dxa"/>
        <w:tblBorders>
          <w:top w:val="single" w:sz="3" w:space="0" w:color="C8A200"/>
          <w:left w:val="single" w:sz="18" w:space="0" w:color="C8A200"/>
          <w:bottom w:val="single" w:sz="3" w:space="0" w:color="C8A200"/>
          <w:right w:val="single" w:sz="3" w:space="0" w:color="C8A200"/>
        </w:tblBorders>
        <w:tblCellMar>
          <w:left w:w="10" w:type="dxa"/>
          <w:right w:w="10" w:type="dxa"/>
        </w:tblCellMar>
        <w:tblLook w:val="0000" w:firstRow="0" w:lastRow="0" w:firstColumn="0" w:lastColumn="0" w:noHBand="0" w:noVBand="0"/>
      </w:tblPr>
      <w:tblGrid>
        <w:gridCol w:w="9360"/>
      </w:tblGrid>
      <w:tr w:rsidR="00FB4191" w14:paraId="4EDBAA98" w14:textId="77777777">
        <w:tblPrEx>
          <w:tblCellMar>
            <w:top w:w="0" w:type="dxa"/>
            <w:bottom w:w="0" w:type="dxa"/>
          </w:tblCellMar>
        </w:tblPrEx>
        <w:tc>
          <w:tcPr>
            <w:tcW w:w="9360" w:type="dxa"/>
            <w:shd w:val="clear" w:color="auto" w:fill="FFF8E1"/>
            <w:tcMar>
              <w:top w:w="120" w:type="dxa"/>
              <w:left w:w="180" w:type="dxa"/>
              <w:bottom w:w="120" w:type="dxa"/>
              <w:right w:w="160" w:type="dxa"/>
            </w:tcMar>
          </w:tcPr>
          <w:p w14:paraId="1FDBCEAD" w14:textId="77777777" w:rsidR="00FB4191" w:rsidRDefault="00000000">
            <w:pPr>
              <w:spacing w:after="60"/>
            </w:pPr>
            <w:r>
              <w:rPr>
                <w:b/>
                <w:bCs/>
                <w:sz w:val="20"/>
                <w:szCs w:val="20"/>
              </w:rPr>
              <w:lastRenderedPageBreak/>
              <w:t>Do not use full JSON equality for duplicate detection</w:t>
            </w:r>
          </w:p>
          <w:p w14:paraId="4E9490B3" w14:textId="77777777" w:rsidR="00FB4191" w:rsidRDefault="00000000">
            <w:pPr>
              <w:spacing w:after="50" w:line="264" w:lineRule="auto"/>
            </w:pPr>
            <w:r>
              <w:rPr>
                <w:sz w:val="20"/>
                <w:szCs w:val="20"/>
              </w:rPr>
              <w:t>Two scans of the same physical page will differ in whitespace, confidence values and occasional characters. On the sample DMER, section D contains handwritten scores such as MMSE 26/30 and MoCA 19/30; two OCR passes can easily disagree on a digit.</w:t>
            </w:r>
          </w:p>
          <w:p w14:paraId="347FF24D" w14:textId="77777777" w:rsidR="00FB4191" w:rsidRDefault="00000000">
            <w:pPr>
              <w:spacing w:after="50" w:line="264" w:lineRule="auto"/>
            </w:pPr>
            <w:r>
              <w:rPr>
                <w:sz w:val="20"/>
                <w:szCs w:val="20"/>
              </w:rPr>
              <w:t>Define an explicit comparison field set, canonicalize it (trim, lowercase, normalize dates and numbers), hash it, and store both the hash and the canonicalized JSON. Exact hash match means duplicate; anything else gets a field-level diff.</w:t>
            </w:r>
          </w:p>
          <w:p w14:paraId="2B7F548F" w14:textId="77777777" w:rsidR="00FB4191" w:rsidRDefault="00000000">
            <w:pPr>
              <w:spacing w:after="50" w:line="264" w:lineRule="auto"/>
            </w:pPr>
            <w:r>
              <w:rPr>
                <w:sz w:val="20"/>
                <w:szCs w:val="20"/>
              </w:rPr>
              <w:t>The failure direction is safe. A false negative treats two identical documents as differing, which routes them to a human. That is the correct way for this check to fail.</w:t>
            </w:r>
          </w:p>
          <w:p w14:paraId="2B7F548F" w14:textId="77777777" w:rsidR="00FB4191" w:rsidRDefault="00000000">
            <w:pPr>
              <w:spacing w:after="50" w:line="264" w:lineRule="auto"/>
            </w:pPr>
            <w:r>
              <w:rPr>
                <w:sz w:val="20"/>
                <w:szCs w:val="20"/>
              </w:rPr>
              <w:t>The sign-off describes duplicates as DMERs that "match closely enough". In this design that is achieved by canonicalizing an agreed field set, not by a similarity threshold. Whether Intake wants any tolerance beyond canonicalization is question I-20.</w:t>
            </w:r>
          </w:p>
        </w:tc>
      </w:tr>
    </w:tbl>
    <w:p w14:paraId="5C2C6F58" w14:textId="77777777" w:rsidR="00FB4191" w:rsidRDefault="00000000">
      <w:pPr>
        <w:spacing w:after="130" w:line="276" w:lineRule="auto"/>
      </w:pPr>
      <w:r>
        <w:rPr>
          <w:b/>
          <w:bCs/>
        </w:rPr>
        <w:t>Database writes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4CD62F75"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2FB872EA"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521D3CB8"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46AF4426" w14:textId="77777777" w:rsidR="00FB4191" w:rsidRDefault="00000000">
            <w:pPr>
              <w:spacing w:before="40" w:after="40" w:line="250" w:lineRule="auto"/>
            </w:pPr>
            <w:r>
              <w:rPr>
                <w:b/>
                <w:bCs/>
                <w:color w:val="FFFFFF"/>
                <w:sz w:val="19"/>
                <w:szCs w:val="19"/>
              </w:rPr>
              <w:t>Fields written</w:t>
            </w:r>
          </w:p>
        </w:tc>
      </w:tr>
      <w:tr w:rsidR="00FB4191" w14:paraId="3643EFB4" w14:textId="77777777">
        <w:tblPrEx>
          <w:tblCellMar>
            <w:top w:w="0" w:type="dxa"/>
            <w:bottom w:w="0" w:type="dxa"/>
          </w:tblCellMar>
        </w:tblPrEx>
        <w:trPr>
          <w:cantSplit/>
        </w:trPr>
        <w:tc>
          <w:tcPr>
            <w:tcW w:w="1900" w:type="dxa"/>
            <w:tcMar>
              <w:top w:w="60" w:type="dxa"/>
              <w:left w:w="110" w:type="dxa"/>
              <w:bottom w:w="60" w:type="dxa"/>
              <w:right w:w="110" w:type="dxa"/>
            </w:tcMar>
          </w:tcPr>
          <w:p w14:paraId="4FE78A8C" w14:textId="77777777" w:rsidR="00FB4191" w:rsidRDefault="00000000">
            <w:pPr>
              <w:spacing w:before="40" w:after="40" w:line="250" w:lineRule="auto"/>
            </w:pPr>
            <w:r>
              <w:rPr>
                <w:rFonts w:ascii="Consolas" w:eastAsia="Consolas" w:hAnsi="Consolas" w:cs="Consolas"/>
                <w:sz w:val="17"/>
                <w:szCs w:val="17"/>
              </w:rPr>
              <w:t>driver_evaluation</w:t>
            </w:r>
          </w:p>
        </w:tc>
        <w:tc>
          <w:tcPr>
            <w:tcW w:w="1500" w:type="dxa"/>
            <w:tcMar>
              <w:top w:w="60" w:type="dxa"/>
              <w:left w:w="110" w:type="dxa"/>
              <w:bottom w:w="60" w:type="dxa"/>
              <w:right w:w="110" w:type="dxa"/>
            </w:tcMar>
          </w:tcPr>
          <w:p w14:paraId="00BAFE0C" w14:textId="77777777" w:rsidR="00FB4191" w:rsidRDefault="00000000">
            <w:pPr>
              <w:spacing w:before="40" w:after="40" w:line="250" w:lineRule="auto"/>
            </w:pPr>
            <w:r>
              <w:rPr>
                <w:sz w:val="19"/>
                <w:szCs w:val="19"/>
              </w:rPr>
              <w:t>UPDATE</w:t>
            </w:r>
          </w:p>
        </w:tc>
        <w:tc>
          <w:tcPr>
            <w:tcW w:w="5960" w:type="dxa"/>
            <w:tcMar>
              <w:top w:w="60" w:type="dxa"/>
              <w:left w:w="110" w:type="dxa"/>
              <w:bottom w:w="60" w:type="dxa"/>
              <w:right w:w="110" w:type="dxa"/>
            </w:tcMar>
          </w:tcPr>
          <w:p w14:paraId="20B0B607" w14:textId="77777777" w:rsidR="00FB4191" w:rsidRDefault="00000000">
            <w:pPr>
              <w:spacing w:before="40" w:after="40" w:line="250" w:lineRule="auto"/>
            </w:pPr>
            <w:r>
              <w:rPr>
                <w:sz w:val="19"/>
                <w:szCs w:val="19"/>
              </w:rPr>
              <w:t>status moves WAITING to READY to EVALUATING to DECIDED; expected_document_count refreshed from the live Mercury response; completed_document_count; last_mercury_check_at; evaluated_at; decision_summary (jsonb — how many documents, how many duplicates, how many cut off, which document was retained, which rule path was taken)</w:t>
            </w:r>
          </w:p>
        </w:tc>
      </w:tr>
      <w:tr w:rsidR="00FB4191" w14:paraId="1696011F"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674FA477"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shd w:val="clear" w:color="auto" w:fill="EEF3F9"/>
            <w:tcMar>
              <w:top w:w="60" w:type="dxa"/>
              <w:left w:w="110" w:type="dxa"/>
              <w:bottom w:w="60" w:type="dxa"/>
              <w:right w:w="110" w:type="dxa"/>
            </w:tcMar>
          </w:tcPr>
          <w:p w14:paraId="75656A1B"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4EA477D5" w14:textId="77777777" w:rsidR="00FB4191" w:rsidRDefault="00000000">
            <w:pPr>
              <w:spacing w:before="40" w:after="40" w:line="250" w:lineRule="auto"/>
            </w:pPr>
            <w:r>
              <w:rPr>
                <w:sz w:val="19"/>
                <w:szCs w:val="19"/>
              </w:rPr>
              <w:t>mercury_document_status and dps_date refreshed from the completeness call — this is the safe point to refresh Mercury-side metadata; pipeline_status = DECIDED once step 6 completes</w:t>
            </w:r>
          </w:p>
        </w:tc>
      </w:tr>
      <w:tr w:rsidR="00FB4191" w14:paraId="1D6B1CD9" w14:textId="77777777">
        <w:tblPrEx>
          <w:tblCellMar>
            <w:top w:w="0" w:type="dxa"/>
            <w:bottom w:w="0" w:type="dxa"/>
          </w:tblCellMar>
        </w:tblPrEx>
        <w:trPr>
          <w:cantSplit/>
        </w:trPr>
        <w:tc>
          <w:tcPr>
            <w:tcW w:w="1900" w:type="dxa"/>
            <w:tcMar>
              <w:top w:w="60" w:type="dxa"/>
              <w:left w:w="110" w:type="dxa"/>
              <w:bottom w:w="60" w:type="dxa"/>
              <w:right w:w="110" w:type="dxa"/>
            </w:tcMar>
          </w:tcPr>
          <w:p w14:paraId="13B5B477" w14:textId="77777777" w:rsidR="00FB4191" w:rsidRDefault="00000000">
            <w:pPr>
              <w:spacing w:before="40" w:after="40" w:line="250" w:lineRule="auto"/>
            </w:pPr>
            <w:r>
              <w:rPr>
                <w:rFonts w:ascii="Consolas" w:eastAsia="Consolas" w:hAnsi="Consolas" w:cs="Consolas"/>
                <w:sz w:val="17"/>
                <w:szCs w:val="17"/>
              </w:rPr>
              <w:t>dmer_stage_run</w:t>
            </w:r>
          </w:p>
        </w:tc>
        <w:tc>
          <w:tcPr>
            <w:tcW w:w="1500" w:type="dxa"/>
            <w:tcMar>
              <w:top w:w="60" w:type="dxa"/>
              <w:left w:w="110" w:type="dxa"/>
              <w:bottom w:w="60" w:type="dxa"/>
              <w:right w:w="110" w:type="dxa"/>
            </w:tcMar>
          </w:tcPr>
          <w:p w14:paraId="3CD90788" w14:textId="77777777" w:rsidR="00FB4191" w:rsidRDefault="00000000">
            <w:pPr>
              <w:spacing w:before="40" w:after="40" w:line="250" w:lineRule="auto"/>
            </w:pPr>
            <w:r>
              <w:rPr>
                <w:sz w:val="19"/>
                <w:szCs w:val="19"/>
              </w:rPr>
              <w:t>INSERT then UPDATE</w:t>
            </w:r>
          </w:p>
        </w:tc>
        <w:tc>
          <w:tcPr>
            <w:tcW w:w="5960" w:type="dxa"/>
            <w:tcMar>
              <w:top w:w="60" w:type="dxa"/>
              <w:left w:w="110" w:type="dxa"/>
              <w:bottom w:w="60" w:type="dxa"/>
              <w:right w:w="110" w:type="dxa"/>
            </w:tcMar>
          </w:tcPr>
          <w:p w14:paraId="6D02BF20" w14:textId="77777777" w:rsidR="00FB4191" w:rsidRDefault="00000000">
            <w:pPr>
              <w:spacing w:before="40" w:after="40" w:line="250" w:lineRule="auto"/>
            </w:pPr>
            <w:r>
              <w:rPr>
                <w:sz w:val="19"/>
                <w:szCs w:val="19"/>
              </w:rPr>
              <w:t>stage = DECISION, status, attempt_no, timings</w:t>
            </w:r>
          </w:p>
        </w:tc>
      </w:tr>
    </w:tbl>
    <w:p w14:paraId="313E6BCD" w14:textId="77777777" w:rsidR="00FB4191" w:rsidRDefault="00000000">
      <w:pPr>
        <w:spacing w:after="130" w:line="276" w:lineRule="auto"/>
      </w:pPr>
      <w:r>
        <w:t>Note that dmer_decision rows are not written here. The gateway computes the outcome; post-processing commits it together with the outbox rows so that the decision and the intent to deliver it cannot be separated.</w:t>
      </w:r>
    </w:p>
    <w:p w14:paraId="42BA6F70" w14:textId="77777777" w:rsidR="00FB4191" w:rsidRDefault="00000000">
      <w:pPr>
        <w:pStyle w:val="Heading2"/>
        <w:spacing w:before="260" w:after="130"/>
      </w:pPr>
      <w:bookmarkStart w:id="19" w:name="_Toc240729592"/>
      <w:r>
        <w:t>4.5  Stage 4 — Post-processing</w:t>
      </w:r>
      <w:bookmarkEnd w:id="19"/>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000"/>
        <w:gridCol w:w="7360"/>
      </w:tblGrid>
      <w:tr w:rsidR="00FB4191" w14:paraId="1ED41D19" w14:textId="77777777">
        <w:tblPrEx>
          <w:tblCellMar>
            <w:top w:w="0" w:type="dxa"/>
            <w:bottom w:w="0" w:type="dxa"/>
          </w:tblCellMar>
        </w:tblPrEx>
        <w:trPr>
          <w:cantSplit/>
        </w:trPr>
        <w:tc>
          <w:tcPr>
            <w:tcW w:w="2000" w:type="dxa"/>
            <w:tcMar>
              <w:top w:w="60" w:type="dxa"/>
              <w:left w:w="110" w:type="dxa"/>
              <w:bottom w:w="60" w:type="dxa"/>
              <w:right w:w="110" w:type="dxa"/>
            </w:tcMar>
          </w:tcPr>
          <w:p w14:paraId="0551FEF9" w14:textId="77777777" w:rsidR="00FB4191" w:rsidRDefault="00000000">
            <w:pPr>
              <w:spacing w:before="40" w:after="40" w:line="250" w:lineRule="auto"/>
            </w:pPr>
            <w:r>
              <w:rPr>
                <w:b/>
                <w:bCs/>
                <w:sz w:val="19"/>
                <w:szCs w:val="19"/>
              </w:rPr>
              <w:t>Type</w:t>
            </w:r>
          </w:p>
        </w:tc>
        <w:tc>
          <w:tcPr>
            <w:tcW w:w="7360" w:type="dxa"/>
            <w:tcMar>
              <w:top w:w="60" w:type="dxa"/>
              <w:left w:w="110" w:type="dxa"/>
              <w:bottom w:w="60" w:type="dxa"/>
              <w:right w:w="110" w:type="dxa"/>
            </w:tcMar>
          </w:tcPr>
          <w:p w14:paraId="35AF3D6C" w14:textId="77777777" w:rsidR="00FB4191" w:rsidRDefault="00000000">
            <w:pPr>
              <w:spacing w:before="40" w:after="40" w:line="250" w:lineRule="auto"/>
            </w:pPr>
            <w:r>
              <w:rPr>
                <w:sz w:val="19"/>
                <w:szCs w:val="19"/>
              </w:rPr>
              <w:t>Durable activity inside the per-driver orchestration</w:t>
            </w:r>
          </w:p>
        </w:tc>
      </w:tr>
      <w:tr w:rsidR="00FB4191" w14:paraId="45A25532"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4A6CF8C9" w14:textId="77777777" w:rsidR="00FB4191" w:rsidRDefault="00000000">
            <w:pPr>
              <w:spacing w:before="40" w:after="40" w:line="250" w:lineRule="auto"/>
            </w:pPr>
            <w:r>
              <w:rPr>
                <w:b/>
                <w:bCs/>
                <w:sz w:val="19"/>
                <w:szCs w:val="19"/>
              </w:rPr>
              <w:t>Reads</w:t>
            </w:r>
          </w:p>
        </w:tc>
        <w:tc>
          <w:tcPr>
            <w:tcW w:w="7360" w:type="dxa"/>
            <w:shd w:val="clear" w:color="auto" w:fill="EEF3F9"/>
            <w:tcMar>
              <w:top w:w="60" w:type="dxa"/>
              <w:left w:w="110" w:type="dxa"/>
              <w:bottom w:w="60" w:type="dxa"/>
              <w:right w:w="110" w:type="dxa"/>
            </w:tcMar>
          </w:tcPr>
          <w:p w14:paraId="51911368" w14:textId="77777777" w:rsidR="00FB4191" w:rsidRDefault="00000000">
            <w:pPr>
              <w:spacing w:before="40" w:after="40" w:line="250" w:lineRule="auto"/>
            </w:pPr>
            <w:r>
              <w:rPr>
                <w:sz w:val="19"/>
                <w:szCs w:val="19"/>
              </w:rPr>
              <w:t>The decision gateway's computed outcome for every document in the batch</w:t>
            </w:r>
          </w:p>
        </w:tc>
      </w:tr>
      <w:tr w:rsidR="00FB4191" w14:paraId="20683101" w14:textId="77777777">
        <w:tblPrEx>
          <w:tblCellMar>
            <w:top w:w="0" w:type="dxa"/>
            <w:bottom w:w="0" w:type="dxa"/>
          </w:tblCellMar>
        </w:tblPrEx>
        <w:trPr>
          <w:cantSplit/>
        </w:trPr>
        <w:tc>
          <w:tcPr>
            <w:tcW w:w="2000" w:type="dxa"/>
            <w:tcMar>
              <w:top w:w="60" w:type="dxa"/>
              <w:left w:w="110" w:type="dxa"/>
              <w:bottom w:w="60" w:type="dxa"/>
              <w:right w:w="110" w:type="dxa"/>
            </w:tcMar>
          </w:tcPr>
          <w:p w14:paraId="7FAB45E3" w14:textId="77777777" w:rsidR="00FB4191" w:rsidRDefault="00000000">
            <w:pPr>
              <w:spacing w:before="40" w:after="40" w:line="250" w:lineRule="auto"/>
            </w:pPr>
            <w:r>
              <w:rPr>
                <w:b/>
                <w:bCs/>
                <w:sz w:val="19"/>
                <w:szCs w:val="19"/>
              </w:rPr>
              <w:t>Writes</w:t>
            </w:r>
          </w:p>
        </w:tc>
        <w:tc>
          <w:tcPr>
            <w:tcW w:w="7360" w:type="dxa"/>
            <w:tcMar>
              <w:top w:w="60" w:type="dxa"/>
              <w:left w:w="110" w:type="dxa"/>
              <w:bottom w:w="60" w:type="dxa"/>
              <w:right w:w="110" w:type="dxa"/>
            </w:tcMar>
          </w:tcPr>
          <w:p w14:paraId="68A516CA" w14:textId="77777777" w:rsidR="00FB4191" w:rsidRDefault="00000000">
            <w:pPr>
              <w:spacing w:before="40" w:after="40" w:line="250" w:lineRule="auto"/>
            </w:pPr>
            <w:r>
              <w:rPr>
                <w:sz w:val="19"/>
                <w:szCs w:val="19"/>
              </w:rPr>
              <w:t>dmer_decision and mercury_outbox, in a single transaction; dmer_document; driver_evaluation</w:t>
            </w:r>
          </w:p>
        </w:tc>
      </w:tr>
      <w:tr w:rsidR="00FB4191" w14:paraId="77B80B3E" w14:textId="77777777">
        <w:tblPrEx>
          <w:tblCellMar>
            <w:top w:w="0" w:type="dxa"/>
            <w:bottom w:w="0" w:type="dxa"/>
          </w:tblCellMar>
        </w:tblPrEx>
        <w:trPr>
          <w:cantSplit/>
        </w:trPr>
        <w:tc>
          <w:tcPr>
            <w:tcW w:w="2000" w:type="dxa"/>
            <w:shd w:val="clear" w:color="auto" w:fill="EEF3F9"/>
            <w:tcMar>
              <w:top w:w="60" w:type="dxa"/>
              <w:left w:w="110" w:type="dxa"/>
              <w:bottom w:w="60" w:type="dxa"/>
              <w:right w:w="110" w:type="dxa"/>
            </w:tcMar>
          </w:tcPr>
          <w:p w14:paraId="582CC33C" w14:textId="77777777" w:rsidR="00FB4191" w:rsidRDefault="00000000">
            <w:pPr>
              <w:spacing w:before="40" w:after="40" w:line="250" w:lineRule="auto"/>
            </w:pPr>
            <w:r>
              <w:rPr>
                <w:b/>
                <w:bCs/>
                <w:sz w:val="19"/>
                <w:szCs w:val="19"/>
              </w:rPr>
              <w:t>Calls Mercury</w:t>
            </w:r>
          </w:p>
        </w:tc>
        <w:tc>
          <w:tcPr>
            <w:tcW w:w="7360" w:type="dxa"/>
            <w:shd w:val="clear" w:color="auto" w:fill="EEF3F9"/>
            <w:tcMar>
              <w:top w:w="60" w:type="dxa"/>
              <w:left w:w="110" w:type="dxa"/>
              <w:bottom w:w="60" w:type="dxa"/>
              <w:right w:w="110" w:type="dxa"/>
            </w:tcMar>
          </w:tcPr>
          <w:p w14:paraId="484AC6C3" w14:textId="77777777" w:rsidR="00FB4191" w:rsidRDefault="00000000">
            <w:pPr>
              <w:spacing w:before="40" w:after="40" w:line="250" w:lineRule="auto"/>
            </w:pPr>
            <w:r>
              <w:rPr>
                <w:sz w:val="19"/>
                <w:szCs w:val="19"/>
              </w:rPr>
              <w:t>No. The outbox publisher does that</w:t>
            </w:r>
          </w:p>
        </w:tc>
      </w:tr>
    </w:tbl>
    <w:p w14:paraId="6A9432A5" w14:textId="77777777" w:rsidR="00FB4191" w:rsidRDefault="00000000">
      <w:pPr>
        <w:spacing w:after="130" w:line="276" w:lineRule="auto"/>
      </w:pPr>
      <w:r>
        <w:t>Post-processing does not call Mercury. It writes the decision rows and the outbox rows in one database transaction and finishes. A separate publisher function drains the outbox.</w:t>
      </w:r>
    </w:p>
    <w:p w14:paraId="5267DE26" w14:textId="77777777" w:rsidR="00FB4191" w:rsidRDefault="00000000">
      <w:pPr>
        <w:spacing w:after="130" w:line="276" w:lineRule="auto"/>
      </w:pPr>
      <w:r>
        <w:t>This is deliberate. If post-processing called Mercury directly, a failure after the decision was written but before Mercury acknowledged would leave a decision that nobody knows was never delivered — precisely the invisible-DMER failure this design exists to prevent. Committing the decision and the intent to publish it together makes that state unreachable.</w:t>
      </w:r>
    </w:p>
    <w:p w14:paraId="75C23B75" w14:textId="77777777" w:rsidR="00FB4191" w:rsidRDefault="00000000">
      <w:pPr>
        <w:spacing w:after="130" w:line="276" w:lineRule="auto"/>
      </w:pPr>
      <w:r>
        <w:rPr>
          <w:b/>
          <w:bCs/>
        </w:rPr>
        <w:t>Outbox operations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400"/>
        <w:gridCol w:w="6960"/>
      </w:tblGrid>
      <w:tr w:rsidR="00FB4191" w14:paraId="30D00642" w14:textId="77777777">
        <w:tblPrEx>
          <w:tblCellMar>
            <w:top w:w="0" w:type="dxa"/>
            <w:bottom w:w="0" w:type="dxa"/>
          </w:tblCellMar>
        </w:tblPrEx>
        <w:trPr>
          <w:cantSplit/>
          <w:tblHeader/>
        </w:trPr>
        <w:tc>
          <w:tcPr>
            <w:tcW w:w="2400" w:type="dxa"/>
            <w:shd w:val="clear" w:color="auto" w:fill="1F4E79"/>
            <w:tcMar>
              <w:top w:w="60" w:type="dxa"/>
              <w:left w:w="110" w:type="dxa"/>
              <w:bottom w:w="60" w:type="dxa"/>
              <w:right w:w="110" w:type="dxa"/>
            </w:tcMar>
          </w:tcPr>
          <w:p w14:paraId="376FE7AC" w14:textId="77777777" w:rsidR="00FB4191" w:rsidRDefault="00000000">
            <w:pPr>
              <w:spacing w:before="40" w:after="40" w:line="250" w:lineRule="auto"/>
            </w:pPr>
            <w:r>
              <w:rPr>
                <w:b/>
                <w:bCs/>
                <w:color w:val="FFFFFF"/>
                <w:sz w:val="19"/>
                <w:szCs w:val="19"/>
              </w:rPr>
              <w:lastRenderedPageBreak/>
              <w:t>Operation</w:t>
            </w:r>
          </w:p>
        </w:tc>
        <w:tc>
          <w:tcPr>
            <w:tcW w:w="6960" w:type="dxa"/>
            <w:shd w:val="clear" w:color="auto" w:fill="1F4E79"/>
            <w:tcMar>
              <w:top w:w="60" w:type="dxa"/>
              <w:left w:w="110" w:type="dxa"/>
              <w:bottom w:w="60" w:type="dxa"/>
              <w:right w:w="110" w:type="dxa"/>
            </w:tcMar>
          </w:tcPr>
          <w:p w14:paraId="5B17882D" w14:textId="77777777" w:rsidR="00FB4191" w:rsidRDefault="00000000">
            <w:pPr>
              <w:spacing w:before="40" w:after="40" w:line="250" w:lineRule="auto"/>
            </w:pPr>
            <w:r>
              <w:rPr>
                <w:b/>
                <w:bCs/>
                <w:color w:val="FFFFFF"/>
                <w:sz w:val="19"/>
                <w:szCs w:val="19"/>
              </w:rPr>
              <w:t>Purpose</w:t>
            </w:r>
          </w:p>
        </w:tc>
      </w:tr>
      <w:tr w:rsidR="00FB4191" w14:paraId="3D181CF6" w14:textId="77777777">
        <w:tblPrEx>
          <w:tblCellMar>
            <w:top w:w="0" w:type="dxa"/>
            <w:bottom w:w="0" w:type="dxa"/>
          </w:tblCellMar>
        </w:tblPrEx>
        <w:trPr>
          <w:cantSplit/>
        </w:trPr>
        <w:tc>
          <w:tcPr>
            <w:tcW w:w="2400" w:type="dxa"/>
            <w:tcMar>
              <w:top w:w="60" w:type="dxa"/>
              <w:left w:w="110" w:type="dxa"/>
              <w:bottom w:w="60" w:type="dxa"/>
              <w:right w:w="110" w:type="dxa"/>
            </w:tcMar>
          </w:tcPr>
          <w:p w14:paraId="378CD8A3" w14:textId="77777777" w:rsidR="00FB4191" w:rsidRDefault="00000000">
            <w:pPr>
              <w:spacing w:before="40" w:after="40" w:line="250" w:lineRule="auto"/>
            </w:pPr>
            <w:r>
              <w:rPr>
                <w:sz w:val="19"/>
                <w:szCs w:val="19"/>
              </w:rPr>
              <w:t>UPDATE_OUTCOME</w:t>
            </w:r>
          </w:p>
        </w:tc>
        <w:tc>
          <w:tcPr>
            <w:tcW w:w="6960" w:type="dxa"/>
            <w:tcMar>
              <w:top w:w="60" w:type="dxa"/>
              <w:left w:w="110" w:type="dxa"/>
              <w:bottom w:w="60" w:type="dxa"/>
              <w:right w:w="110" w:type="dxa"/>
            </w:tcMar>
          </w:tcPr>
          <w:p w14:paraId="315FA3B5" w14:textId="77777777" w:rsidR="00FB4191" w:rsidRDefault="00000000">
            <w:pPr>
              <w:spacing w:before="40" w:after="40" w:line="250" w:lineRule="auto"/>
            </w:pPr>
            <w:r>
              <w:rPr>
                <w:sz w:val="19"/>
                <w:szCs w:val="19"/>
              </w:rPr>
              <w:t>Write the outcome code (CP, IN, PR, PU, PCM or CR) back to the DMER record, with the reasoning written as a note on the driver's file so anyone reviewing later can see why</w:t>
            </w:r>
          </w:p>
        </w:tc>
      </w:tr>
      <w:tr w:rsidR="00FB4191" w14:paraId="3ACAD972" w14:textId="77777777">
        <w:tblPrEx>
          <w:tblCellMar>
            <w:top w:w="0" w:type="dxa"/>
            <w:bottom w:w="0" w:type="dxa"/>
          </w:tblCellMar>
        </w:tblPrEx>
        <w:trPr>
          <w:cantSplit/>
        </w:trPr>
        <w:tc>
          <w:tcPr>
            <w:tcW w:w="2400" w:type="dxa"/>
            <w:shd w:val="clear" w:color="auto" w:fill="EEF3F9"/>
            <w:tcMar>
              <w:top w:w="60" w:type="dxa"/>
              <w:left w:w="110" w:type="dxa"/>
              <w:bottom w:w="60" w:type="dxa"/>
              <w:right w:w="110" w:type="dxa"/>
            </w:tcMar>
          </w:tcPr>
          <w:p w14:paraId="611BEAC6" w14:textId="77777777" w:rsidR="00FB4191" w:rsidRDefault="00000000">
            <w:pPr>
              <w:spacing w:before="40" w:after="40" w:line="250" w:lineRule="auto"/>
            </w:pPr>
            <w:r>
              <w:rPr>
                <w:sz w:val="19"/>
                <w:szCs w:val="19"/>
              </w:rPr>
              <w:t>MARK_DUPLICATE</w:t>
            </w:r>
          </w:p>
        </w:tc>
        <w:tc>
          <w:tcPr>
            <w:tcW w:w="6960" w:type="dxa"/>
            <w:shd w:val="clear" w:color="auto" w:fill="EEF3F9"/>
            <w:tcMar>
              <w:top w:w="60" w:type="dxa"/>
              <w:left w:w="110" w:type="dxa"/>
              <w:bottom w:w="60" w:type="dxa"/>
              <w:right w:w="110" w:type="dxa"/>
            </w:tcMar>
          </w:tcPr>
          <w:p w14:paraId="070A8CDE" w14:textId="77777777" w:rsidR="00FB4191" w:rsidRDefault="00000000">
            <w:pPr>
              <w:spacing w:before="40" w:after="40" w:line="250" w:lineRule="auto"/>
            </w:pPr>
            <w:r>
              <w:rPr>
                <w:sz w:val="19"/>
                <w:szCs w:val="19"/>
              </w:rPr>
              <w:t>Set a duplicate (or a set-aside cut-off copy) to Rejected in Mercury (question I-7) and detach it from the case; it stays visible on the driver's file. Emitted only when the outcome is a clean pass</w:t>
            </w:r>
          </w:p>
        </w:tc>
      </w:tr>
      <w:tr w:rsidR="00FB4191" w14:paraId="32669E9F" w14:textId="77777777">
        <w:tblPrEx>
          <w:tblCellMar>
            <w:top w:w="0" w:type="dxa"/>
            <w:bottom w:w="0" w:type="dxa"/>
          </w:tblCellMar>
        </w:tblPrEx>
        <w:trPr>
          <w:cantSplit/>
        </w:trPr>
        <w:tc>
          <w:tcPr>
            <w:tcW w:w="2400" w:type="dxa"/>
            <w:tcMar>
              <w:top w:w="60" w:type="dxa"/>
              <w:left w:w="110" w:type="dxa"/>
              <w:bottom w:w="60" w:type="dxa"/>
              <w:right w:w="110" w:type="dxa"/>
            </w:tcMar>
          </w:tcPr>
          <w:p w14:paraId="1304B81E" w14:textId="77777777" w:rsidR="00FB4191" w:rsidRDefault="00000000">
            <w:pPr>
              <w:spacing w:before="40" w:after="40" w:line="250" w:lineRule="auto"/>
            </w:pPr>
            <w:r>
              <w:rPr>
                <w:sz w:val="19"/>
                <w:szCs w:val="19"/>
              </w:rPr>
              <w:t>MAP_DRIVER</w:t>
            </w:r>
          </w:p>
        </w:tc>
        <w:tc>
          <w:tcPr>
            <w:tcW w:w="6960" w:type="dxa"/>
            <w:tcMar>
              <w:top w:w="60" w:type="dxa"/>
              <w:left w:w="110" w:type="dxa"/>
              <w:bottom w:w="60" w:type="dxa"/>
              <w:right w:w="110" w:type="dxa"/>
            </w:tcMar>
          </w:tcPr>
          <w:p w14:paraId="3718183D" w14:textId="77777777" w:rsidR="00FB4191" w:rsidRDefault="00000000">
            <w:pPr>
              <w:spacing w:before="40" w:after="40" w:line="250" w:lineRule="auto"/>
            </w:pPr>
            <w:r>
              <w:rPr>
                <w:sz w:val="19"/>
                <w:szCs w:val="19"/>
              </w:rPr>
              <w:t>Attach the proposed driver to the DMER record, subject to question I-11</w:t>
            </w:r>
          </w:p>
        </w:tc>
      </w:tr>
      <w:tr w:rsidR="00FB4191" w14:paraId="0D5D0A57" w14:textId="77777777">
        <w:tblPrEx>
          <w:tblCellMar>
            <w:top w:w="0" w:type="dxa"/>
            <w:bottom w:w="0" w:type="dxa"/>
          </w:tblCellMar>
        </w:tblPrEx>
        <w:trPr>
          <w:cantSplit/>
        </w:trPr>
        <w:tc>
          <w:tcPr>
            <w:tcW w:w="2400" w:type="dxa"/>
            <w:shd w:val="clear" w:color="auto" w:fill="EEF3F9"/>
            <w:tcMar>
              <w:top w:w="60" w:type="dxa"/>
              <w:left w:w="110" w:type="dxa"/>
              <w:bottom w:w="60" w:type="dxa"/>
              <w:right w:w="110" w:type="dxa"/>
            </w:tcMar>
          </w:tcPr>
          <w:p w14:paraId="25E01806" w14:textId="77777777" w:rsidR="00FB4191" w:rsidRDefault="00000000">
            <w:pPr>
              <w:spacing w:before="40" w:after="40" w:line="250" w:lineRule="auto"/>
            </w:pPr>
            <w:r>
              <w:rPr>
                <w:sz w:val="19"/>
                <w:szCs w:val="19"/>
              </w:rPr>
              <w:t>CREATE_CASE</w:t>
            </w:r>
          </w:p>
        </w:tc>
        <w:tc>
          <w:tcPr>
            <w:tcW w:w="6960" w:type="dxa"/>
            <w:shd w:val="clear" w:color="auto" w:fill="EEF3F9"/>
            <w:tcMar>
              <w:top w:w="60" w:type="dxa"/>
              <w:left w:w="110" w:type="dxa"/>
              <w:bottom w:w="60" w:type="dxa"/>
              <w:right w:w="110" w:type="dxa"/>
            </w:tcMar>
          </w:tcPr>
          <w:p w14:paraId="210664FD" w14:textId="77777777" w:rsidR="00FB4191" w:rsidRDefault="00000000">
            <w:pPr>
              <w:spacing w:before="40" w:after="40" w:line="250" w:lineRule="auto"/>
            </w:pPr>
            <w:r>
              <w:rPr>
                <w:sz w:val="19"/>
                <w:szCs w:val="19"/>
              </w:rPr>
              <w:t>Check live, on every decision, whether the driver has an open case. Create one only when there is none; otherwise attach the DMER to the existing case and apply the duplicate and cut-off handling (question I-13)</w:t>
            </w:r>
          </w:p>
        </w:tc>
      </w:tr>
    </w:tbl>
    <w:p w14:paraId="45626992" w14:textId="77777777" w:rsidR="00FB4191" w:rsidRDefault="00000000">
      <w:pPr>
        <w:spacing w:after="130" w:line="276" w:lineRule="auto"/>
      </w:pPr>
      <w:r>
        <w:rPr>
          <w:b/>
          <w:bCs/>
        </w:rPr>
        <w:t>Database writes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5EFE095F"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6B78E831"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18709E0F"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336C5B79" w14:textId="77777777" w:rsidR="00FB4191" w:rsidRDefault="00000000">
            <w:pPr>
              <w:spacing w:before="40" w:after="40" w:line="250" w:lineRule="auto"/>
            </w:pPr>
            <w:r>
              <w:rPr>
                <w:b/>
                <w:bCs/>
                <w:color w:val="FFFFFF"/>
                <w:sz w:val="19"/>
                <w:szCs w:val="19"/>
              </w:rPr>
              <w:t>Fields written</w:t>
            </w:r>
          </w:p>
        </w:tc>
      </w:tr>
      <w:tr w:rsidR="00FB4191" w14:paraId="45A3373C" w14:textId="77777777">
        <w:tblPrEx>
          <w:tblCellMar>
            <w:top w:w="0" w:type="dxa"/>
            <w:bottom w:w="0" w:type="dxa"/>
          </w:tblCellMar>
        </w:tblPrEx>
        <w:trPr>
          <w:cantSplit/>
        </w:trPr>
        <w:tc>
          <w:tcPr>
            <w:tcW w:w="1900" w:type="dxa"/>
            <w:tcMar>
              <w:top w:w="60" w:type="dxa"/>
              <w:left w:w="110" w:type="dxa"/>
              <w:bottom w:w="60" w:type="dxa"/>
              <w:right w:w="110" w:type="dxa"/>
            </w:tcMar>
          </w:tcPr>
          <w:p w14:paraId="52BA683D" w14:textId="77777777" w:rsidR="00FB4191" w:rsidRDefault="00000000">
            <w:pPr>
              <w:spacing w:before="40" w:after="40" w:line="250" w:lineRule="auto"/>
            </w:pPr>
            <w:r>
              <w:rPr>
                <w:rFonts w:ascii="Consolas" w:eastAsia="Consolas" w:hAnsi="Consolas" w:cs="Consolas"/>
                <w:sz w:val="17"/>
                <w:szCs w:val="17"/>
              </w:rPr>
              <w:t>dmer_decision</w:t>
            </w:r>
          </w:p>
        </w:tc>
        <w:tc>
          <w:tcPr>
            <w:tcW w:w="1500" w:type="dxa"/>
            <w:tcMar>
              <w:top w:w="60" w:type="dxa"/>
              <w:left w:w="110" w:type="dxa"/>
              <w:bottom w:w="60" w:type="dxa"/>
              <w:right w:w="110" w:type="dxa"/>
            </w:tcMar>
          </w:tcPr>
          <w:p w14:paraId="543DC71F" w14:textId="77777777" w:rsidR="00FB4191" w:rsidRDefault="00000000">
            <w:pPr>
              <w:spacing w:before="40" w:after="40" w:line="250" w:lineRule="auto"/>
            </w:pPr>
            <w:r>
              <w:rPr>
                <w:sz w:val="19"/>
                <w:szCs w:val="19"/>
              </w:rPr>
              <w:t>INSERT, one row per document in the batch, inside the transaction</w:t>
            </w:r>
          </w:p>
        </w:tc>
        <w:tc>
          <w:tcPr>
            <w:tcW w:w="5960" w:type="dxa"/>
            <w:tcMar>
              <w:top w:w="60" w:type="dxa"/>
              <w:left w:w="110" w:type="dxa"/>
              <w:bottom w:w="60" w:type="dxa"/>
              <w:right w:w="110" w:type="dxa"/>
            </w:tcMar>
          </w:tcPr>
          <w:p w14:paraId="610CDDBB" w14:textId="77777777" w:rsidR="00FB4191" w:rsidRDefault="00000000">
            <w:pPr>
              <w:spacing w:before="40" w:after="40" w:line="250" w:lineRule="auto"/>
            </w:pPr>
            <w:r>
              <w:rPr>
                <w:sz w:val="19"/>
                <w:szCs w:val="19"/>
              </w:rPr>
              <w:t>id, document_id, driver_evaluation_id, outcome_code, is_duplicate, duplicate_of_document_id, duplicate_reason, superseded_by_cutoff_rule, driver_mapped, proposed_driver_key, decision_reason (jsonb — the rule path, the diff that forced IN, the cut-off flags that applied), decided_by = AI, decided_at</w:t>
            </w:r>
          </w:p>
        </w:tc>
      </w:tr>
      <w:tr w:rsidR="00FB4191" w14:paraId="2AF2A090"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218ACCA5" w14:textId="77777777" w:rsidR="00FB4191" w:rsidRDefault="00000000">
            <w:pPr>
              <w:spacing w:before="40" w:after="40" w:line="250" w:lineRule="auto"/>
            </w:pPr>
            <w:r>
              <w:rPr>
                <w:rFonts w:ascii="Consolas" w:eastAsia="Consolas" w:hAnsi="Consolas" w:cs="Consolas"/>
                <w:sz w:val="17"/>
                <w:szCs w:val="17"/>
              </w:rPr>
              <w:t>mercury_outbox</w:t>
            </w:r>
          </w:p>
        </w:tc>
        <w:tc>
          <w:tcPr>
            <w:tcW w:w="1500" w:type="dxa"/>
            <w:shd w:val="clear" w:color="auto" w:fill="EEF3F9"/>
            <w:tcMar>
              <w:top w:w="60" w:type="dxa"/>
              <w:left w:w="110" w:type="dxa"/>
              <w:bottom w:w="60" w:type="dxa"/>
              <w:right w:w="110" w:type="dxa"/>
            </w:tcMar>
          </w:tcPr>
          <w:p w14:paraId="64D9933B" w14:textId="77777777" w:rsidR="00FB4191" w:rsidRDefault="00000000">
            <w:pPr>
              <w:spacing w:before="40" w:after="40" w:line="250" w:lineRule="auto"/>
            </w:pPr>
            <w:r>
              <w:rPr>
                <w:sz w:val="19"/>
                <w:szCs w:val="19"/>
              </w:rPr>
              <w:t>INSERT, one row per intended Mercury operation, inside the same transaction</w:t>
            </w:r>
          </w:p>
        </w:tc>
        <w:tc>
          <w:tcPr>
            <w:tcW w:w="5960" w:type="dxa"/>
            <w:shd w:val="clear" w:color="auto" w:fill="EEF3F9"/>
            <w:tcMar>
              <w:top w:w="60" w:type="dxa"/>
              <w:left w:w="110" w:type="dxa"/>
              <w:bottom w:w="60" w:type="dxa"/>
              <w:right w:w="110" w:type="dxa"/>
            </w:tcMar>
          </w:tcPr>
          <w:p w14:paraId="09F22E9B" w14:textId="77777777" w:rsidR="00FB4191" w:rsidRDefault="00000000">
            <w:pPr>
              <w:spacing w:before="40" w:after="40" w:line="250" w:lineRule="auto"/>
            </w:pPr>
            <w:r>
              <w:rPr>
                <w:sz w:val="19"/>
                <w:szCs w:val="19"/>
              </w:rPr>
              <w:t>id, document_id, operation, payload (jsonb), idempotency_key, status = PENDING, attempt_count = 0, next_attempt_at = now()</w:t>
            </w:r>
          </w:p>
        </w:tc>
      </w:tr>
      <w:tr w:rsidR="00FB4191" w14:paraId="68EDB7ED" w14:textId="77777777">
        <w:tblPrEx>
          <w:tblCellMar>
            <w:top w:w="0" w:type="dxa"/>
            <w:bottom w:w="0" w:type="dxa"/>
          </w:tblCellMar>
        </w:tblPrEx>
        <w:trPr>
          <w:cantSplit/>
        </w:trPr>
        <w:tc>
          <w:tcPr>
            <w:tcW w:w="1900" w:type="dxa"/>
            <w:tcMar>
              <w:top w:w="60" w:type="dxa"/>
              <w:left w:w="110" w:type="dxa"/>
              <w:bottom w:w="60" w:type="dxa"/>
              <w:right w:w="110" w:type="dxa"/>
            </w:tcMar>
          </w:tcPr>
          <w:p w14:paraId="39068D41"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tcMar>
              <w:top w:w="60" w:type="dxa"/>
              <w:left w:w="110" w:type="dxa"/>
              <w:bottom w:w="60" w:type="dxa"/>
              <w:right w:w="110" w:type="dxa"/>
            </w:tcMar>
          </w:tcPr>
          <w:p w14:paraId="4B65C164" w14:textId="77777777" w:rsidR="00FB4191" w:rsidRDefault="00000000">
            <w:pPr>
              <w:spacing w:before="40" w:after="40" w:line="250" w:lineRule="auto"/>
            </w:pPr>
            <w:r>
              <w:rPr>
                <w:sz w:val="19"/>
                <w:szCs w:val="19"/>
              </w:rPr>
              <w:t>UPDATE</w:t>
            </w:r>
          </w:p>
        </w:tc>
        <w:tc>
          <w:tcPr>
            <w:tcW w:w="5960" w:type="dxa"/>
            <w:tcMar>
              <w:top w:w="60" w:type="dxa"/>
              <w:left w:w="110" w:type="dxa"/>
              <w:bottom w:w="60" w:type="dxa"/>
              <w:right w:w="110" w:type="dxa"/>
            </w:tcMar>
          </w:tcPr>
          <w:p w14:paraId="19B8FDCF" w14:textId="77777777" w:rsidR="00FB4191" w:rsidRDefault="00000000">
            <w:pPr>
              <w:spacing w:before="40" w:after="40" w:line="250" w:lineRule="auto"/>
            </w:pPr>
            <w:r>
              <w:rPr>
                <w:sz w:val="19"/>
                <w:szCs w:val="19"/>
              </w:rPr>
              <w:t>pipeline_status = POSTING, current_stage = POST, updated_at</w:t>
            </w:r>
          </w:p>
        </w:tc>
      </w:tr>
      <w:tr w:rsidR="00FB4191" w14:paraId="5B1BDB88"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02B5F51D" w14:textId="77777777" w:rsidR="00FB4191" w:rsidRDefault="00000000">
            <w:pPr>
              <w:spacing w:before="40" w:after="40" w:line="250" w:lineRule="auto"/>
            </w:pPr>
            <w:r>
              <w:rPr>
                <w:rFonts w:ascii="Consolas" w:eastAsia="Consolas" w:hAnsi="Consolas" w:cs="Consolas"/>
                <w:sz w:val="17"/>
                <w:szCs w:val="17"/>
              </w:rPr>
              <w:t>driver_evaluation</w:t>
            </w:r>
          </w:p>
        </w:tc>
        <w:tc>
          <w:tcPr>
            <w:tcW w:w="1500" w:type="dxa"/>
            <w:shd w:val="clear" w:color="auto" w:fill="EEF3F9"/>
            <w:tcMar>
              <w:top w:w="60" w:type="dxa"/>
              <w:left w:w="110" w:type="dxa"/>
              <w:bottom w:w="60" w:type="dxa"/>
              <w:right w:w="110" w:type="dxa"/>
            </w:tcMar>
          </w:tcPr>
          <w:p w14:paraId="1989103C"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3A409834" w14:textId="77777777" w:rsidR="00FB4191" w:rsidRDefault="00000000">
            <w:pPr>
              <w:spacing w:before="40" w:after="40" w:line="250" w:lineRule="auto"/>
            </w:pPr>
            <w:r>
              <w:rPr>
                <w:sz w:val="19"/>
                <w:szCs w:val="19"/>
              </w:rPr>
              <w:t>status = DECIDED, evaluated_at</w:t>
            </w:r>
          </w:p>
        </w:tc>
      </w:tr>
    </w:tbl>
    <w:p w14:paraId="56C1C5AC" w14:textId="77777777" w:rsidR="00FB4191" w:rsidRDefault="00000000">
      <w:pPr>
        <w:shd w:val="clear" w:color="auto" w:fill="F4F5F7"/>
        <w:spacing w:line="232" w:lineRule="auto"/>
        <w:ind w:left="200" w:right="200"/>
      </w:pPr>
      <w:r>
        <w:rPr>
          <w:rFonts w:ascii="Consolas" w:eastAsia="Consolas" w:hAnsi="Consolas" w:cs="Consolas"/>
          <w:sz w:val="17"/>
          <w:szCs w:val="17"/>
        </w:rPr>
        <w:t>BEGIN;</w:t>
      </w:r>
    </w:p>
    <w:p w14:paraId="62C94C72"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INSERT INTO dmer_decision  (...) VALUES (...);   -- one per document</w:t>
      </w:r>
    </w:p>
    <w:p w14:paraId="5F86A002"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INSERT INTO mercury_outbox (document_id, operation, payload, idempotency_key, status)</w:t>
      </w:r>
    </w:p>
    <w:p w14:paraId="4AB54A76"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VALUES (:doc, 'UPDATE_OUTCOME', :payload, :key, 'PENDING');</w:t>
      </w:r>
    </w:p>
    <w:p w14:paraId="27F673A0"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UPDATE driver_evaluation SET status = 'DECIDED', evaluated_at = now() WHERE id = :eval;</w:t>
      </w:r>
    </w:p>
    <w:p w14:paraId="34BE8409" w14:textId="77777777" w:rsidR="00FB4191" w:rsidRDefault="00000000">
      <w:pPr>
        <w:shd w:val="clear" w:color="auto" w:fill="F4F5F7"/>
        <w:spacing w:after="140" w:line="232" w:lineRule="auto"/>
        <w:ind w:left="200" w:right="200"/>
      </w:pPr>
      <w:r>
        <w:rPr>
          <w:rFonts w:ascii="Consolas" w:eastAsia="Consolas" w:hAnsi="Consolas" w:cs="Consolas"/>
          <w:sz w:val="17"/>
          <w:szCs w:val="17"/>
        </w:rPr>
        <w:t>COMMIT;</w:t>
      </w:r>
    </w:p>
    <w:p w14:paraId="0BDC2EFB" w14:textId="77777777" w:rsidR="00FB4191" w:rsidRDefault="00000000">
      <w:pPr>
        <w:pStyle w:val="Heading2"/>
        <w:spacing w:before="260" w:after="130"/>
      </w:pPr>
      <w:bookmarkStart w:id="20" w:name="_Toc240729593"/>
      <w:r>
        <w:t>4.6  Stage 5 — Reliability components</w:t>
      </w:r>
      <w:bookmarkEnd w:id="20"/>
    </w:p>
    <w:p w14:paraId="19030144" w14:textId="77777777" w:rsidR="00FB4191" w:rsidRDefault="00000000">
      <w:pPr>
        <w:spacing w:after="130" w:line="276" w:lineRule="auto"/>
      </w:pPr>
      <w:r>
        <w:t>These are not processing stages. They exist so that the guarantee in section 1 holds. Their database writes are listed here because a developer building them needs to know exactly which columns they own.</w:t>
      </w:r>
    </w:p>
    <w:p w14:paraId="23545C61" w14:textId="77777777" w:rsidR="00FB4191" w:rsidRDefault="00000000">
      <w:pPr>
        <w:pStyle w:val="Heading3"/>
        <w:spacing w:before="260" w:after="130"/>
      </w:pPr>
      <w:bookmarkStart w:id="21" w:name="_Toc240729594"/>
      <w:r>
        <w:t>4.6.1  Outbox Publisher</w:t>
      </w:r>
      <w:bookmarkEnd w:id="21"/>
    </w:p>
    <w:p w14:paraId="7668C46F" w14:textId="77777777" w:rsidR="00FB4191" w:rsidRDefault="00000000">
      <w:pPr>
        <w:spacing w:after="130" w:line="276" w:lineRule="auto"/>
      </w:pPr>
      <w:r>
        <w:t>Timer-triggered, approximately every minute. Selects mercury_outbox rows where status is PENDING and next_attempt_at has passed, ordered oldest first, in small batches. Calls the relevant Mercury POST or PUT with the idempotency key, and records the response.</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167EF3A2"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2C44D64E" w14:textId="77777777" w:rsidR="00FB4191" w:rsidRDefault="00000000">
            <w:pPr>
              <w:spacing w:before="40" w:after="40" w:line="250" w:lineRule="auto"/>
            </w:pPr>
            <w:r>
              <w:rPr>
                <w:b/>
                <w:bCs/>
                <w:color w:val="FFFFFF"/>
                <w:sz w:val="19"/>
                <w:szCs w:val="19"/>
              </w:rPr>
              <w:lastRenderedPageBreak/>
              <w:t>Table</w:t>
            </w:r>
          </w:p>
        </w:tc>
        <w:tc>
          <w:tcPr>
            <w:tcW w:w="1500" w:type="dxa"/>
            <w:shd w:val="clear" w:color="auto" w:fill="1F4E79"/>
            <w:tcMar>
              <w:top w:w="60" w:type="dxa"/>
              <w:left w:w="110" w:type="dxa"/>
              <w:bottom w:w="60" w:type="dxa"/>
              <w:right w:w="110" w:type="dxa"/>
            </w:tcMar>
          </w:tcPr>
          <w:p w14:paraId="67DE2B1A"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51286A32" w14:textId="77777777" w:rsidR="00FB4191" w:rsidRDefault="00000000">
            <w:pPr>
              <w:spacing w:before="40" w:after="40" w:line="250" w:lineRule="auto"/>
            </w:pPr>
            <w:r>
              <w:rPr>
                <w:b/>
                <w:bCs/>
                <w:color w:val="FFFFFF"/>
                <w:sz w:val="19"/>
                <w:szCs w:val="19"/>
              </w:rPr>
              <w:t>Fields written</w:t>
            </w:r>
          </w:p>
        </w:tc>
      </w:tr>
      <w:tr w:rsidR="00FB4191" w14:paraId="3B1A68B6" w14:textId="77777777">
        <w:tblPrEx>
          <w:tblCellMar>
            <w:top w:w="0" w:type="dxa"/>
            <w:bottom w:w="0" w:type="dxa"/>
          </w:tblCellMar>
        </w:tblPrEx>
        <w:trPr>
          <w:cantSplit/>
        </w:trPr>
        <w:tc>
          <w:tcPr>
            <w:tcW w:w="1900" w:type="dxa"/>
            <w:tcMar>
              <w:top w:w="60" w:type="dxa"/>
              <w:left w:w="110" w:type="dxa"/>
              <w:bottom w:w="60" w:type="dxa"/>
              <w:right w:w="110" w:type="dxa"/>
            </w:tcMar>
          </w:tcPr>
          <w:p w14:paraId="1F553DCF" w14:textId="77777777" w:rsidR="00FB4191" w:rsidRDefault="00000000">
            <w:pPr>
              <w:spacing w:before="40" w:after="40" w:line="250" w:lineRule="auto"/>
            </w:pPr>
            <w:r>
              <w:rPr>
                <w:rFonts w:ascii="Consolas" w:eastAsia="Consolas" w:hAnsi="Consolas" w:cs="Consolas"/>
                <w:sz w:val="17"/>
                <w:szCs w:val="17"/>
              </w:rPr>
              <w:t>mercury_outbox</w:t>
            </w:r>
          </w:p>
        </w:tc>
        <w:tc>
          <w:tcPr>
            <w:tcW w:w="1500" w:type="dxa"/>
            <w:tcMar>
              <w:top w:w="60" w:type="dxa"/>
              <w:left w:w="110" w:type="dxa"/>
              <w:bottom w:w="60" w:type="dxa"/>
              <w:right w:w="110" w:type="dxa"/>
            </w:tcMar>
          </w:tcPr>
          <w:p w14:paraId="2430EB45" w14:textId="77777777" w:rsidR="00FB4191" w:rsidRDefault="00000000">
            <w:pPr>
              <w:spacing w:before="40" w:after="40" w:line="250" w:lineRule="auto"/>
            </w:pPr>
            <w:r>
              <w:rPr>
                <w:sz w:val="19"/>
                <w:szCs w:val="19"/>
              </w:rPr>
              <w:t>UPDATE</w:t>
            </w:r>
          </w:p>
        </w:tc>
        <w:tc>
          <w:tcPr>
            <w:tcW w:w="5960" w:type="dxa"/>
            <w:tcMar>
              <w:top w:w="60" w:type="dxa"/>
              <w:left w:w="110" w:type="dxa"/>
              <w:bottom w:w="60" w:type="dxa"/>
              <w:right w:w="110" w:type="dxa"/>
            </w:tcMar>
          </w:tcPr>
          <w:p w14:paraId="03BE6AF8" w14:textId="77777777" w:rsidR="00FB4191" w:rsidRDefault="00000000">
            <w:pPr>
              <w:spacing w:before="40" w:after="40" w:line="250" w:lineRule="auto"/>
            </w:pPr>
            <w:r>
              <w:rPr>
                <w:sz w:val="19"/>
                <w:szCs w:val="19"/>
              </w:rPr>
              <w:t>On success: status = SENT, sent_at, mercury_response. On failure: attempt_count incremented, last_error, next_attempt_at set by exponential backoff. After the attempt ceiling: status = FAILED and an alert</w:t>
            </w:r>
          </w:p>
        </w:tc>
      </w:tr>
      <w:tr w:rsidR="00FB4191" w14:paraId="113995DC"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7F2FE5EE"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shd w:val="clear" w:color="auto" w:fill="EEF3F9"/>
            <w:tcMar>
              <w:top w:w="60" w:type="dxa"/>
              <w:left w:w="110" w:type="dxa"/>
              <w:bottom w:w="60" w:type="dxa"/>
              <w:right w:w="110" w:type="dxa"/>
            </w:tcMar>
          </w:tcPr>
          <w:p w14:paraId="6B94D72A"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480F6244" w14:textId="77777777" w:rsidR="00FB4191" w:rsidRDefault="00000000">
            <w:pPr>
              <w:spacing w:before="40" w:after="40" w:line="250" w:lineRule="auto"/>
            </w:pPr>
            <w:r>
              <w:rPr>
                <w:sz w:val="19"/>
                <w:szCs w:val="19"/>
              </w:rPr>
              <w:t>pipeline_status = COMPLETED once every outbox row for the document is SENT</w:t>
            </w:r>
          </w:p>
        </w:tc>
      </w:tr>
      <w:tr w:rsidR="00FB4191" w14:paraId="2D52ACDB" w14:textId="77777777">
        <w:tblPrEx>
          <w:tblCellMar>
            <w:top w:w="0" w:type="dxa"/>
            <w:bottom w:w="0" w:type="dxa"/>
          </w:tblCellMar>
        </w:tblPrEx>
        <w:trPr>
          <w:cantSplit/>
        </w:trPr>
        <w:tc>
          <w:tcPr>
            <w:tcW w:w="1900" w:type="dxa"/>
            <w:tcMar>
              <w:top w:w="60" w:type="dxa"/>
              <w:left w:w="110" w:type="dxa"/>
              <w:bottom w:w="60" w:type="dxa"/>
              <w:right w:w="110" w:type="dxa"/>
            </w:tcMar>
          </w:tcPr>
          <w:p w14:paraId="6936D383" w14:textId="77777777" w:rsidR="00FB4191" w:rsidRDefault="00000000">
            <w:pPr>
              <w:spacing w:before="40" w:after="40" w:line="250" w:lineRule="auto"/>
            </w:pPr>
            <w:r>
              <w:rPr>
                <w:rFonts w:ascii="Consolas" w:eastAsia="Consolas" w:hAnsi="Consolas" w:cs="Consolas"/>
                <w:sz w:val="17"/>
                <w:szCs w:val="17"/>
              </w:rPr>
              <w:t>driver_evaluation</w:t>
            </w:r>
          </w:p>
        </w:tc>
        <w:tc>
          <w:tcPr>
            <w:tcW w:w="1500" w:type="dxa"/>
            <w:tcMar>
              <w:top w:w="60" w:type="dxa"/>
              <w:left w:w="110" w:type="dxa"/>
              <w:bottom w:w="60" w:type="dxa"/>
              <w:right w:w="110" w:type="dxa"/>
            </w:tcMar>
          </w:tcPr>
          <w:p w14:paraId="775D4A70" w14:textId="77777777" w:rsidR="00FB4191" w:rsidRDefault="00000000">
            <w:pPr>
              <w:spacing w:before="40" w:after="40" w:line="250" w:lineRule="auto"/>
            </w:pPr>
            <w:r>
              <w:rPr>
                <w:sz w:val="19"/>
                <w:szCs w:val="19"/>
              </w:rPr>
              <w:t>UPDATE</w:t>
            </w:r>
          </w:p>
        </w:tc>
        <w:tc>
          <w:tcPr>
            <w:tcW w:w="5960" w:type="dxa"/>
            <w:tcMar>
              <w:top w:w="60" w:type="dxa"/>
              <w:left w:w="110" w:type="dxa"/>
              <w:bottom w:w="60" w:type="dxa"/>
              <w:right w:w="110" w:type="dxa"/>
            </w:tcMar>
          </w:tcPr>
          <w:p w14:paraId="50FDA292" w14:textId="77777777" w:rsidR="00FB4191" w:rsidRDefault="00000000">
            <w:pPr>
              <w:spacing w:before="40" w:after="40" w:line="250" w:lineRule="auto"/>
            </w:pPr>
            <w:r>
              <w:rPr>
                <w:sz w:val="19"/>
                <w:szCs w:val="19"/>
              </w:rPr>
              <w:t>status = POSTED once every outbox row in the batch is SENT</w:t>
            </w:r>
          </w:p>
        </w:tc>
      </w:tr>
    </w:tbl>
    <w:p w14:paraId="57BE2406" w14:textId="77777777" w:rsidR="00FB4191" w:rsidRDefault="00000000">
      <w:pPr>
        <w:pStyle w:val="Heading3"/>
        <w:spacing w:before="260" w:after="130"/>
      </w:pPr>
      <w:bookmarkStart w:id="22" w:name="_Toc240729595"/>
      <w:r>
        <w:t>4.6.2  Reconciliation Sweeper</w:t>
      </w:r>
      <w:bookmarkEnd w:id="22"/>
    </w:p>
    <w:p w14:paraId="3478EB8C" w14:textId="77777777" w:rsidR="00FB4191" w:rsidRDefault="00000000">
      <w:pPr>
        <w:spacing w:after="130" w:line="276" w:lineRule="auto"/>
      </w:pPr>
      <w:r>
        <w:t>Timer-triggered, approximately every fifteen minutes. It is the component that converts "we believe nothing is stuck" into something demonstrable. Its four queries are listed in section 8.2.</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30AF93A5"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1DF12CE2"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48539778"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49E6A75E" w14:textId="77777777" w:rsidR="00FB4191" w:rsidRDefault="00000000">
            <w:pPr>
              <w:spacing w:before="40" w:after="40" w:line="250" w:lineRule="auto"/>
            </w:pPr>
            <w:r>
              <w:rPr>
                <w:b/>
                <w:bCs/>
                <w:color w:val="FFFFFF"/>
                <w:sz w:val="19"/>
                <w:szCs w:val="19"/>
              </w:rPr>
              <w:t>Fields written</w:t>
            </w:r>
          </w:p>
        </w:tc>
      </w:tr>
      <w:tr w:rsidR="00FB4191" w14:paraId="139B3017" w14:textId="77777777">
        <w:tblPrEx>
          <w:tblCellMar>
            <w:top w:w="0" w:type="dxa"/>
            <w:bottom w:w="0" w:type="dxa"/>
          </w:tblCellMar>
        </w:tblPrEx>
        <w:trPr>
          <w:cantSplit/>
        </w:trPr>
        <w:tc>
          <w:tcPr>
            <w:tcW w:w="1900" w:type="dxa"/>
            <w:tcMar>
              <w:top w:w="60" w:type="dxa"/>
              <w:left w:w="110" w:type="dxa"/>
              <w:bottom w:w="60" w:type="dxa"/>
              <w:right w:w="110" w:type="dxa"/>
            </w:tcMar>
          </w:tcPr>
          <w:p w14:paraId="5ABFFA41"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tcMar>
              <w:top w:w="60" w:type="dxa"/>
              <w:left w:w="110" w:type="dxa"/>
              <w:bottom w:w="60" w:type="dxa"/>
              <w:right w:w="110" w:type="dxa"/>
            </w:tcMar>
          </w:tcPr>
          <w:p w14:paraId="11F07D3D" w14:textId="77777777" w:rsidR="00FB4191" w:rsidRDefault="00000000">
            <w:pPr>
              <w:spacing w:before="40" w:after="40" w:line="250" w:lineRule="auto"/>
            </w:pPr>
            <w:r>
              <w:rPr>
                <w:sz w:val="19"/>
                <w:szCs w:val="19"/>
              </w:rPr>
              <w:t>UPDATE</w:t>
            </w:r>
          </w:p>
        </w:tc>
        <w:tc>
          <w:tcPr>
            <w:tcW w:w="5960" w:type="dxa"/>
            <w:tcMar>
              <w:top w:w="60" w:type="dxa"/>
              <w:left w:w="110" w:type="dxa"/>
              <w:bottom w:w="60" w:type="dxa"/>
              <w:right w:w="110" w:type="dxa"/>
            </w:tcMar>
          </w:tcPr>
          <w:p w14:paraId="520136AB" w14:textId="77777777" w:rsidR="00FB4191" w:rsidRDefault="00000000">
            <w:pPr>
              <w:spacing w:before="40" w:after="40" w:line="250" w:lineRule="auto"/>
            </w:pPr>
            <w:r>
              <w:rPr>
                <w:sz w:val="19"/>
                <w:szCs w:val="19"/>
              </w:rPr>
              <w:t>attempt_count incremented when a document is re-published to a queue; updated_at</w:t>
            </w:r>
          </w:p>
        </w:tc>
      </w:tr>
      <w:tr w:rsidR="00FB4191" w14:paraId="68A5BD59"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4390A065" w14:textId="77777777" w:rsidR="00FB4191" w:rsidRDefault="00000000">
            <w:pPr>
              <w:spacing w:before="40" w:after="40" w:line="250" w:lineRule="auto"/>
            </w:pPr>
            <w:r>
              <w:rPr>
                <w:rFonts w:ascii="Consolas" w:eastAsia="Consolas" w:hAnsi="Consolas" w:cs="Consolas"/>
                <w:sz w:val="17"/>
                <w:szCs w:val="17"/>
              </w:rPr>
              <w:t>driver_evaluation</w:t>
            </w:r>
          </w:p>
        </w:tc>
        <w:tc>
          <w:tcPr>
            <w:tcW w:w="1500" w:type="dxa"/>
            <w:shd w:val="clear" w:color="auto" w:fill="EEF3F9"/>
            <w:tcMar>
              <w:top w:w="60" w:type="dxa"/>
              <w:left w:w="110" w:type="dxa"/>
              <w:bottom w:w="60" w:type="dxa"/>
              <w:right w:w="110" w:type="dxa"/>
            </w:tcMar>
          </w:tcPr>
          <w:p w14:paraId="1E662BD1"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50ABC4B2" w14:textId="77777777" w:rsidR="00FB4191" w:rsidRDefault="00000000">
            <w:pPr>
              <w:spacing w:before="40" w:after="40" w:line="250" w:lineRule="auto"/>
            </w:pPr>
            <w:r>
              <w:rPr>
                <w:sz w:val="19"/>
                <w:szCs w:val="19"/>
              </w:rPr>
              <w:t>status WAITING to STALE when no progress past SLA, and STALE back to READY when re-signalled</w:t>
            </w:r>
          </w:p>
        </w:tc>
      </w:tr>
      <w:tr w:rsidR="00FB4191" w14:paraId="622B7109" w14:textId="77777777">
        <w:tblPrEx>
          <w:tblCellMar>
            <w:top w:w="0" w:type="dxa"/>
            <w:bottom w:w="0" w:type="dxa"/>
          </w:tblCellMar>
        </w:tblPrEx>
        <w:trPr>
          <w:cantSplit/>
        </w:trPr>
        <w:tc>
          <w:tcPr>
            <w:tcW w:w="1900" w:type="dxa"/>
            <w:tcMar>
              <w:top w:w="60" w:type="dxa"/>
              <w:left w:w="110" w:type="dxa"/>
              <w:bottom w:w="60" w:type="dxa"/>
              <w:right w:w="110" w:type="dxa"/>
            </w:tcMar>
          </w:tcPr>
          <w:p w14:paraId="395DF39F" w14:textId="77777777" w:rsidR="00FB4191" w:rsidRDefault="00000000">
            <w:pPr>
              <w:spacing w:before="40" w:after="40" w:line="250" w:lineRule="auto"/>
            </w:pPr>
            <w:r>
              <w:rPr>
                <w:rFonts w:ascii="Consolas" w:eastAsia="Consolas" w:hAnsi="Consolas" w:cs="Consolas"/>
                <w:sz w:val="17"/>
                <w:szCs w:val="17"/>
              </w:rPr>
              <w:t>processing_error</w:t>
            </w:r>
          </w:p>
        </w:tc>
        <w:tc>
          <w:tcPr>
            <w:tcW w:w="1500" w:type="dxa"/>
            <w:tcMar>
              <w:top w:w="60" w:type="dxa"/>
              <w:left w:w="110" w:type="dxa"/>
              <w:bottom w:w="60" w:type="dxa"/>
              <w:right w:w="110" w:type="dxa"/>
            </w:tcMar>
          </w:tcPr>
          <w:p w14:paraId="6457F101" w14:textId="77777777" w:rsidR="00FB4191" w:rsidRDefault="00000000">
            <w:pPr>
              <w:spacing w:before="40" w:after="40" w:line="250" w:lineRule="auto"/>
            </w:pPr>
            <w:r>
              <w:rPr>
                <w:sz w:val="19"/>
                <w:szCs w:val="19"/>
              </w:rPr>
              <w:t>INSERT</w:t>
            </w:r>
          </w:p>
        </w:tc>
        <w:tc>
          <w:tcPr>
            <w:tcW w:w="5960" w:type="dxa"/>
            <w:tcMar>
              <w:top w:w="60" w:type="dxa"/>
              <w:left w:w="110" w:type="dxa"/>
              <w:bottom w:w="60" w:type="dxa"/>
              <w:right w:w="110" w:type="dxa"/>
            </w:tcMar>
          </w:tcPr>
          <w:p w14:paraId="1CC58FD4" w14:textId="77777777" w:rsidR="00FB4191" w:rsidRDefault="00000000">
            <w:pPr>
              <w:spacing w:before="40" w:after="40" w:line="250" w:lineRule="auto"/>
            </w:pPr>
            <w:r>
              <w:rPr>
                <w:sz w:val="19"/>
                <w:szCs w:val="19"/>
              </w:rPr>
              <w:t>document_id, stage, error_class, message, occurred_at — recorded when a stall is detected, so repeated stalls on the same document are visible as a pattern</w:t>
            </w:r>
          </w:p>
        </w:tc>
      </w:tr>
    </w:tbl>
    <w:p w14:paraId="379C48E0" w14:textId="77777777" w:rsidR="00FB4191" w:rsidRDefault="00000000">
      <w:pPr>
        <w:pStyle w:val="Heading3"/>
        <w:spacing w:before="260" w:after="130"/>
      </w:pPr>
      <w:bookmarkStart w:id="23" w:name="_Toc240729596"/>
      <w:r>
        <w:t>4.6.3  DLQ Drain</w:t>
      </w:r>
      <w:bookmarkEnd w:id="23"/>
    </w:p>
    <w:p w14:paraId="01A494B7" w14:textId="77777777" w:rsidR="00FB4191" w:rsidRDefault="00000000">
      <w:pPr>
        <w:spacing w:after="130" w:line="276" w:lineRule="auto"/>
      </w:pPr>
      <w:r>
        <w:t>Reads every dead-letter sub-queue and converts each message into a recorded, visible outcome rather than a silent loss.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00"/>
        <w:gridCol w:w="1500"/>
        <w:gridCol w:w="5960"/>
      </w:tblGrid>
      <w:tr w:rsidR="00FB4191" w14:paraId="5F95AF20" w14:textId="77777777">
        <w:tblPrEx>
          <w:tblCellMar>
            <w:top w:w="0" w:type="dxa"/>
            <w:bottom w:w="0" w:type="dxa"/>
          </w:tblCellMar>
        </w:tblPrEx>
        <w:trPr>
          <w:cantSplit/>
          <w:tblHeader/>
        </w:trPr>
        <w:tc>
          <w:tcPr>
            <w:tcW w:w="1900" w:type="dxa"/>
            <w:shd w:val="clear" w:color="auto" w:fill="1F4E79"/>
            <w:tcMar>
              <w:top w:w="60" w:type="dxa"/>
              <w:left w:w="110" w:type="dxa"/>
              <w:bottom w:w="60" w:type="dxa"/>
              <w:right w:w="110" w:type="dxa"/>
            </w:tcMar>
          </w:tcPr>
          <w:p w14:paraId="21E9F411" w14:textId="77777777" w:rsidR="00FB4191" w:rsidRDefault="00000000">
            <w:pPr>
              <w:spacing w:before="40" w:after="40" w:line="250" w:lineRule="auto"/>
            </w:pPr>
            <w:r>
              <w:rPr>
                <w:b/>
                <w:bCs/>
                <w:color w:val="FFFFFF"/>
                <w:sz w:val="19"/>
                <w:szCs w:val="19"/>
              </w:rPr>
              <w:t>Table</w:t>
            </w:r>
          </w:p>
        </w:tc>
        <w:tc>
          <w:tcPr>
            <w:tcW w:w="1500" w:type="dxa"/>
            <w:shd w:val="clear" w:color="auto" w:fill="1F4E79"/>
            <w:tcMar>
              <w:top w:w="60" w:type="dxa"/>
              <w:left w:w="110" w:type="dxa"/>
              <w:bottom w:w="60" w:type="dxa"/>
              <w:right w:w="110" w:type="dxa"/>
            </w:tcMar>
          </w:tcPr>
          <w:p w14:paraId="274503E0" w14:textId="77777777" w:rsidR="00FB4191" w:rsidRDefault="00000000">
            <w:pPr>
              <w:spacing w:before="40" w:after="40" w:line="250" w:lineRule="auto"/>
            </w:pPr>
            <w:r>
              <w:rPr>
                <w:b/>
                <w:bCs/>
                <w:color w:val="FFFFFF"/>
                <w:sz w:val="19"/>
                <w:szCs w:val="19"/>
              </w:rPr>
              <w:t>Operation</w:t>
            </w:r>
          </w:p>
        </w:tc>
        <w:tc>
          <w:tcPr>
            <w:tcW w:w="5960" w:type="dxa"/>
            <w:shd w:val="clear" w:color="auto" w:fill="1F4E79"/>
            <w:tcMar>
              <w:top w:w="60" w:type="dxa"/>
              <w:left w:w="110" w:type="dxa"/>
              <w:bottom w:w="60" w:type="dxa"/>
              <w:right w:w="110" w:type="dxa"/>
            </w:tcMar>
          </w:tcPr>
          <w:p w14:paraId="1DB2633C" w14:textId="77777777" w:rsidR="00FB4191" w:rsidRDefault="00000000">
            <w:pPr>
              <w:spacing w:before="40" w:after="40" w:line="250" w:lineRule="auto"/>
            </w:pPr>
            <w:r>
              <w:rPr>
                <w:b/>
                <w:bCs/>
                <w:color w:val="FFFFFF"/>
                <w:sz w:val="19"/>
                <w:szCs w:val="19"/>
              </w:rPr>
              <w:t>Fields written</w:t>
            </w:r>
          </w:p>
        </w:tc>
      </w:tr>
      <w:tr w:rsidR="00FB4191" w14:paraId="43509F2A" w14:textId="77777777">
        <w:tblPrEx>
          <w:tblCellMar>
            <w:top w:w="0" w:type="dxa"/>
            <w:bottom w:w="0" w:type="dxa"/>
          </w:tblCellMar>
        </w:tblPrEx>
        <w:trPr>
          <w:cantSplit/>
        </w:trPr>
        <w:tc>
          <w:tcPr>
            <w:tcW w:w="1900" w:type="dxa"/>
            <w:tcMar>
              <w:top w:w="60" w:type="dxa"/>
              <w:left w:w="110" w:type="dxa"/>
              <w:bottom w:w="60" w:type="dxa"/>
              <w:right w:w="110" w:type="dxa"/>
            </w:tcMar>
          </w:tcPr>
          <w:p w14:paraId="0C6C5B46" w14:textId="77777777" w:rsidR="00FB4191" w:rsidRDefault="00000000">
            <w:pPr>
              <w:spacing w:before="40" w:after="40" w:line="250" w:lineRule="auto"/>
            </w:pPr>
            <w:r>
              <w:rPr>
                <w:rFonts w:ascii="Consolas" w:eastAsia="Consolas" w:hAnsi="Consolas" w:cs="Consolas"/>
                <w:sz w:val="17"/>
                <w:szCs w:val="17"/>
              </w:rPr>
              <w:t>processing_error</w:t>
            </w:r>
          </w:p>
        </w:tc>
        <w:tc>
          <w:tcPr>
            <w:tcW w:w="1500" w:type="dxa"/>
            <w:tcMar>
              <w:top w:w="60" w:type="dxa"/>
              <w:left w:w="110" w:type="dxa"/>
              <w:bottom w:w="60" w:type="dxa"/>
              <w:right w:w="110" w:type="dxa"/>
            </w:tcMar>
          </w:tcPr>
          <w:p w14:paraId="33F632CB" w14:textId="77777777" w:rsidR="00FB4191" w:rsidRDefault="00000000">
            <w:pPr>
              <w:spacing w:before="40" w:after="40" w:line="250" w:lineRule="auto"/>
            </w:pPr>
            <w:r>
              <w:rPr>
                <w:sz w:val="19"/>
                <w:szCs w:val="19"/>
              </w:rPr>
              <w:t>INSERT</w:t>
            </w:r>
          </w:p>
        </w:tc>
        <w:tc>
          <w:tcPr>
            <w:tcW w:w="5960" w:type="dxa"/>
            <w:tcMar>
              <w:top w:w="60" w:type="dxa"/>
              <w:left w:w="110" w:type="dxa"/>
              <w:bottom w:w="60" w:type="dxa"/>
              <w:right w:w="110" w:type="dxa"/>
            </w:tcMar>
          </w:tcPr>
          <w:p w14:paraId="07076F97" w14:textId="77777777" w:rsidR="00FB4191" w:rsidRDefault="00000000">
            <w:pPr>
              <w:spacing w:before="40" w:after="40" w:line="250" w:lineRule="auto"/>
            </w:pPr>
            <w:r>
              <w:rPr>
                <w:sz w:val="19"/>
                <w:szCs w:val="19"/>
              </w:rPr>
              <w:t>document_id, stage, error_class (TRANSIENT, POISON or DOWNSTREAM), message, dlq_message_id, occurred_at</w:t>
            </w:r>
          </w:p>
        </w:tc>
      </w:tr>
      <w:tr w:rsidR="00FB4191" w14:paraId="43246ADF"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06F6E7A7" w14:textId="77777777" w:rsidR="00FB4191" w:rsidRDefault="00000000">
            <w:pPr>
              <w:spacing w:before="40" w:after="40" w:line="250" w:lineRule="auto"/>
            </w:pPr>
            <w:r>
              <w:rPr>
                <w:rFonts w:ascii="Consolas" w:eastAsia="Consolas" w:hAnsi="Consolas" w:cs="Consolas"/>
                <w:sz w:val="17"/>
                <w:szCs w:val="17"/>
              </w:rPr>
              <w:t>dmer_document</w:t>
            </w:r>
          </w:p>
        </w:tc>
        <w:tc>
          <w:tcPr>
            <w:tcW w:w="1500" w:type="dxa"/>
            <w:shd w:val="clear" w:color="auto" w:fill="EEF3F9"/>
            <w:tcMar>
              <w:top w:w="60" w:type="dxa"/>
              <w:left w:w="110" w:type="dxa"/>
              <w:bottom w:w="60" w:type="dxa"/>
              <w:right w:w="110" w:type="dxa"/>
            </w:tcMar>
          </w:tcPr>
          <w:p w14:paraId="49219988" w14:textId="77777777" w:rsidR="00FB4191" w:rsidRDefault="00000000">
            <w:pPr>
              <w:spacing w:before="40" w:after="40" w:line="250" w:lineRule="auto"/>
            </w:pPr>
            <w:r>
              <w:rPr>
                <w:sz w:val="19"/>
                <w:szCs w:val="19"/>
              </w:rPr>
              <w:t>UPDATE</w:t>
            </w:r>
          </w:p>
        </w:tc>
        <w:tc>
          <w:tcPr>
            <w:tcW w:w="5960" w:type="dxa"/>
            <w:shd w:val="clear" w:color="auto" w:fill="EEF3F9"/>
            <w:tcMar>
              <w:top w:w="60" w:type="dxa"/>
              <w:left w:w="110" w:type="dxa"/>
              <w:bottom w:w="60" w:type="dxa"/>
              <w:right w:w="110" w:type="dxa"/>
            </w:tcMar>
          </w:tcPr>
          <w:p w14:paraId="290BC229" w14:textId="77777777" w:rsidR="00FB4191" w:rsidRDefault="00000000">
            <w:pPr>
              <w:spacing w:before="40" w:after="40" w:line="250" w:lineRule="auto"/>
            </w:pPr>
            <w:r>
              <w:rPr>
                <w:sz w:val="19"/>
                <w:szCs w:val="19"/>
              </w:rPr>
              <w:t>pipeline_status = MANUAL_REVIEW</w:t>
            </w:r>
          </w:p>
        </w:tc>
      </w:tr>
      <w:tr w:rsidR="00FB4191" w14:paraId="68F2E0EA" w14:textId="77777777">
        <w:tblPrEx>
          <w:tblCellMar>
            <w:top w:w="0" w:type="dxa"/>
            <w:bottom w:w="0" w:type="dxa"/>
          </w:tblCellMar>
        </w:tblPrEx>
        <w:trPr>
          <w:cantSplit/>
        </w:trPr>
        <w:tc>
          <w:tcPr>
            <w:tcW w:w="1900" w:type="dxa"/>
            <w:tcMar>
              <w:top w:w="60" w:type="dxa"/>
              <w:left w:w="110" w:type="dxa"/>
              <w:bottom w:w="60" w:type="dxa"/>
              <w:right w:w="110" w:type="dxa"/>
            </w:tcMar>
          </w:tcPr>
          <w:p w14:paraId="6724CDE4" w14:textId="77777777" w:rsidR="00FB4191" w:rsidRDefault="00000000">
            <w:pPr>
              <w:spacing w:before="40" w:after="40" w:line="250" w:lineRule="auto"/>
            </w:pPr>
            <w:r>
              <w:rPr>
                <w:rFonts w:ascii="Consolas" w:eastAsia="Consolas" w:hAnsi="Consolas" w:cs="Consolas"/>
                <w:sz w:val="17"/>
                <w:szCs w:val="17"/>
              </w:rPr>
              <w:t>dmer_decision</w:t>
            </w:r>
          </w:p>
        </w:tc>
        <w:tc>
          <w:tcPr>
            <w:tcW w:w="1500" w:type="dxa"/>
            <w:tcMar>
              <w:top w:w="60" w:type="dxa"/>
              <w:left w:w="110" w:type="dxa"/>
              <w:bottom w:w="60" w:type="dxa"/>
              <w:right w:w="110" w:type="dxa"/>
            </w:tcMar>
          </w:tcPr>
          <w:p w14:paraId="09FB9EB7" w14:textId="77777777" w:rsidR="00FB4191" w:rsidRDefault="00000000">
            <w:pPr>
              <w:spacing w:before="40" w:after="40" w:line="250" w:lineRule="auto"/>
            </w:pPr>
            <w:r>
              <w:rPr>
                <w:sz w:val="19"/>
                <w:szCs w:val="19"/>
              </w:rPr>
              <w:t>INSERT</w:t>
            </w:r>
          </w:p>
        </w:tc>
        <w:tc>
          <w:tcPr>
            <w:tcW w:w="5960" w:type="dxa"/>
            <w:tcMar>
              <w:top w:w="60" w:type="dxa"/>
              <w:left w:w="110" w:type="dxa"/>
              <w:bottom w:w="60" w:type="dxa"/>
              <w:right w:w="110" w:type="dxa"/>
            </w:tcMar>
          </w:tcPr>
          <w:p w14:paraId="150481C3" w14:textId="77777777" w:rsidR="00FB4191" w:rsidRDefault="00000000">
            <w:pPr>
              <w:spacing w:before="40" w:after="40" w:line="250" w:lineRule="auto"/>
            </w:pPr>
            <w:r>
              <w:rPr>
                <w:sz w:val="19"/>
                <w:szCs w:val="19"/>
              </w:rPr>
              <w:t>outcome_code = IN, decided_by = FALLBACK, decision_reason naming the stage that failed. Subject to question I-1</w:t>
            </w:r>
          </w:p>
        </w:tc>
      </w:tr>
      <w:tr w:rsidR="00FB4191" w14:paraId="10134223" w14:textId="77777777">
        <w:tblPrEx>
          <w:tblCellMar>
            <w:top w:w="0" w:type="dxa"/>
            <w:bottom w:w="0" w:type="dxa"/>
          </w:tblCellMar>
        </w:tblPrEx>
        <w:trPr>
          <w:cantSplit/>
        </w:trPr>
        <w:tc>
          <w:tcPr>
            <w:tcW w:w="1900" w:type="dxa"/>
            <w:shd w:val="clear" w:color="auto" w:fill="EEF3F9"/>
            <w:tcMar>
              <w:top w:w="60" w:type="dxa"/>
              <w:left w:w="110" w:type="dxa"/>
              <w:bottom w:w="60" w:type="dxa"/>
              <w:right w:w="110" w:type="dxa"/>
            </w:tcMar>
          </w:tcPr>
          <w:p w14:paraId="48AB715C" w14:textId="77777777" w:rsidR="00FB4191" w:rsidRDefault="00000000">
            <w:pPr>
              <w:spacing w:before="40" w:after="40" w:line="250" w:lineRule="auto"/>
            </w:pPr>
            <w:r>
              <w:rPr>
                <w:rFonts w:ascii="Consolas" w:eastAsia="Consolas" w:hAnsi="Consolas" w:cs="Consolas"/>
                <w:sz w:val="17"/>
                <w:szCs w:val="17"/>
              </w:rPr>
              <w:t>mercury_outbox</w:t>
            </w:r>
          </w:p>
        </w:tc>
        <w:tc>
          <w:tcPr>
            <w:tcW w:w="1500" w:type="dxa"/>
            <w:shd w:val="clear" w:color="auto" w:fill="EEF3F9"/>
            <w:tcMar>
              <w:top w:w="60" w:type="dxa"/>
              <w:left w:w="110" w:type="dxa"/>
              <w:bottom w:w="60" w:type="dxa"/>
              <w:right w:w="110" w:type="dxa"/>
            </w:tcMar>
          </w:tcPr>
          <w:p w14:paraId="7428B607" w14:textId="77777777" w:rsidR="00FB4191" w:rsidRDefault="00000000">
            <w:pPr>
              <w:spacing w:before="40" w:after="40" w:line="250" w:lineRule="auto"/>
            </w:pPr>
            <w:r>
              <w:rPr>
                <w:sz w:val="19"/>
                <w:szCs w:val="19"/>
              </w:rPr>
              <w:t>INSERT</w:t>
            </w:r>
          </w:p>
        </w:tc>
        <w:tc>
          <w:tcPr>
            <w:tcW w:w="5960" w:type="dxa"/>
            <w:shd w:val="clear" w:color="auto" w:fill="EEF3F9"/>
            <w:tcMar>
              <w:top w:w="60" w:type="dxa"/>
              <w:left w:w="110" w:type="dxa"/>
              <w:bottom w:w="60" w:type="dxa"/>
              <w:right w:w="110" w:type="dxa"/>
            </w:tcMar>
          </w:tcPr>
          <w:p w14:paraId="58DC220D" w14:textId="77777777" w:rsidR="00FB4191" w:rsidRDefault="00000000">
            <w:pPr>
              <w:spacing w:before="40" w:after="40" w:line="250" w:lineRule="auto"/>
            </w:pPr>
            <w:r>
              <w:rPr>
                <w:sz w:val="19"/>
                <w:szCs w:val="19"/>
              </w:rPr>
              <w:t>operation = UPDATE_OUTCOME carrying the fallback outcome, so the document still reaches Intake</w:t>
            </w:r>
          </w:p>
        </w:tc>
      </w:tr>
    </w:tbl>
    <w:p w14:paraId="4DDD0464" w14:textId="77777777" w:rsidR="00FB4191" w:rsidRDefault="00000000">
      <w:pPr>
        <w:pStyle w:val="Heading2"/>
        <w:spacing w:before="260" w:after="130"/>
      </w:pPr>
      <w:bookmarkStart w:id="24" w:name="_Toc240729597"/>
      <w:r>
        <w:t>4.7  Summary — what is written at each stage</w:t>
      </w:r>
      <w:bookmarkEnd w:id="24"/>
    </w:p>
    <w:p w14:paraId="32FE5BB4" w14:textId="77777777" w:rsidR="00FB4191" w:rsidRDefault="00000000">
      <w:pPr>
        <w:spacing w:after="130" w:line="276" w:lineRule="auto"/>
      </w:pPr>
      <w:r>
        <w:t>One table for reference during build and review.</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334"/>
        <w:gridCol w:w="1375"/>
        <w:gridCol w:w="2065"/>
        <w:gridCol w:w="2850"/>
        <w:gridCol w:w="1736"/>
      </w:tblGrid>
      <w:tr w:rsidR="00FB4191" w14:paraId="1039DA97" w14:textId="77777777">
        <w:tblPrEx>
          <w:tblCellMar>
            <w:top w:w="0" w:type="dxa"/>
            <w:bottom w:w="0" w:type="dxa"/>
          </w:tblCellMar>
        </w:tblPrEx>
        <w:trPr>
          <w:cantSplit/>
          <w:tblHeader/>
        </w:trPr>
        <w:tc>
          <w:tcPr>
            <w:tcW w:w="1500" w:type="dxa"/>
            <w:shd w:val="clear" w:color="auto" w:fill="1F4E79"/>
            <w:tcMar>
              <w:top w:w="60" w:type="dxa"/>
              <w:left w:w="110" w:type="dxa"/>
              <w:bottom w:w="60" w:type="dxa"/>
              <w:right w:w="110" w:type="dxa"/>
            </w:tcMar>
          </w:tcPr>
          <w:p w14:paraId="6310C707" w14:textId="77777777" w:rsidR="00FB4191" w:rsidRDefault="00000000">
            <w:pPr>
              <w:spacing w:before="40" w:after="40" w:line="250" w:lineRule="auto"/>
            </w:pPr>
            <w:r>
              <w:rPr>
                <w:b/>
                <w:bCs/>
                <w:color w:val="FFFFFF"/>
                <w:sz w:val="19"/>
                <w:szCs w:val="19"/>
              </w:rPr>
              <w:lastRenderedPageBreak/>
              <w:t>Stage</w:t>
            </w:r>
          </w:p>
        </w:tc>
        <w:tc>
          <w:tcPr>
            <w:tcW w:w="1500" w:type="dxa"/>
            <w:shd w:val="clear" w:color="auto" w:fill="1F4E79"/>
            <w:tcMar>
              <w:top w:w="60" w:type="dxa"/>
              <w:left w:w="110" w:type="dxa"/>
              <w:bottom w:w="60" w:type="dxa"/>
              <w:right w:w="110" w:type="dxa"/>
            </w:tcMar>
          </w:tcPr>
          <w:p w14:paraId="15B0520E" w14:textId="77777777" w:rsidR="00FB4191" w:rsidRDefault="00000000">
            <w:pPr>
              <w:spacing w:before="40" w:after="40" w:line="250" w:lineRule="auto"/>
            </w:pPr>
            <w:r>
              <w:rPr>
                <w:b/>
                <w:bCs/>
                <w:color w:val="FFFFFF"/>
                <w:sz w:val="19"/>
                <w:szCs w:val="19"/>
              </w:rPr>
              <w:t>Blob written</w:t>
            </w:r>
          </w:p>
        </w:tc>
        <w:tc>
          <w:tcPr>
            <w:tcW w:w="2300" w:type="dxa"/>
            <w:shd w:val="clear" w:color="auto" w:fill="1F4E79"/>
            <w:tcMar>
              <w:top w:w="60" w:type="dxa"/>
              <w:left w:w="110" w:type="dxa"/>
              <w:bottom w:w="60" w:type="dxa"/>
              <w:right w:w="110" w:type="dxa"/>
            </w:tcMar>
          </w:tcPr>
          <w:p w14:paraId="284895E4" w14:textId="77777777" w:rsidR="00FB4191" w:rsidRDefault="00000000">
            <w:pPr>
              <w:spacing w:before="40" w:after="40" w:line="250" w:lineRule="auto"/>
            </w:pPr>
            <w:r>
              <w:rPr>
                <w:b/>
                <w:bCs/>
                <w:color w:val="FFFFFF"/>
                <w:sz w:val="19"/>
                <w:szCs w:val="19"/>
              </w:rPr>
              <w:t>Tables written</w:t>
            </w:r>
          </w:p>
        </w:tc>
        <w:tc>
          <w:tcPr>
            <w:tcW w:w="2100" w:type="dxa"/>
            <w:shd w:val="clear" w:color="auto" w:fill="1F4E79"/>
            <w:tcMar>
              <w:top w:w="60" w:type="dxa"/>
              <w:left w:w="110" w:type="dxa"/>
              <w:bottom w:w="60" w:type="dxa"/>
              <w:right w:w="110" w:type="dxa"/>
            </w:tcMar>
          </w:tcPr>
          <w:p w14:paraId="03AB0527" w14:textId="77777777" w:rsidR="00FB4191" w:rsidRDefault="00000000">
            <w:pPr>
              <w:spacing w:before="40" w:after="40" w:line="250" w:lineRule="auto"/>
            </w:pPr>
            <w:r>
              <w:rPr>
                <w:b/>
                <w:bCs/>
                <w:color w:val="FFFFFF"/>
                <w:sz w:val="19"/>
                <w:szCs w:val="19"/>
              </w:rPr>
              <w:t>Key status after</w:t>
            </w:r>
          </w:p>
        </w:tc>
        <w:tc>
          <w:tcPr>
            <w:tcW w:w="1960" w:type="dxa"/>
            <w:shd w:val="clear" w:color="auto" w:fill="1F4E79"/>
            <w:tcMar>
              <w:top w:w="60" w:type="dxa"/>
              <w:left w:w="110" w:type="dxa"/>
              <w:bottom w:w="60" w:type="dxa"/>
              <w:right w:w="110" w:type="dxa"/>
            </w:tcMar>
          </w:tcPr>
          <w:p w14:paraId="52F15AEB" w14:textId="77777777" w:rsidR="00FB4191" w:rsidRDefault="00000000">
            <w:pPr>
              <w:spacing w:before="40" w:after="40" w:line="250" w:lineRule="auto"/>
            </w:pPr>
            <w:r>
              <w:rPr>
                <w:b/>
                <w:bCs/>
                <w:color w:val="FFFFFF"/>
                <w:sz w:val="19"/>
                <w:szCs w:val="19"/>
              </w:rPr>
              <w:t>Publishes to</w:t>
            </w:r>
          </w:p>
        </w:tc>
      </w:tr>
      <w:tr w:rsidR="00FB4191" w14:paraId="246B28B6" w14:textId="77777777">
        <w:tblPrEx>
          <w:tblCellMar>
            <w:top w:w="0" w:type="dxa"/>
            <w:bottom w:w="0" w:type="dxa"/>
          </w:tblCellMar>
        </w:tblPrEx>
        <w:trPr>
          <w:cantSplit/>
        </w:trPr>
        <w:tc>
          <w:tcPr>
            <w:tcW w:w="1500" w:type="dxa"/>
            <w:tcMar>
              <w:top w:w="60" w:type="dxa"/>
              <w:left w:w="110" w:type="dxa"/>
              <w:bottom w:w="60" w:type="dxa"/>
              <w:right w:w="110" w:type="dxa"/>
            </w:tcMar>
          </w:tcPr>
          <w:p w14:paraId="168397F1" w14:textId="77777777" w:rsidR="00FB4191" w:rsidRDefault="00000000">
            <w:pPr>
              <w:spacing w:before="40" w:after="40" w:line="250" w:lineRule="auto"/>
            </w:pPr>
            <w:r>
              <w:rPr>
                <w:b/>
                <w:bCs/>
                <w:sz w:val="19"/>
                <w:szCs w:val="19"/>
              </w:rPr>
              <w:t>Poll</w:t>
            </w:r>
          </w:p>
        </w:tc>
        <w:tc>
          <w:tcPr>
            <w:tcW w:w="1500" w:type="dxa"/>
            <w:tcMar>
              <w:top w:w="60" w:type="dxa"/>
              <w:left w:w="110" w:type="dxa"/>
              <w:bottom w:w="60" w:type="dxa"/>
              <w:right w:w="110" w:type="dxa"/>
            </w:tcMar>
          </w:tcPr>
          <w:p w14:paraId="5168BE29" w14:textId="77777777" w:rsidR="00FB4191" w:rsidRDefault="00000000">
            <w:pPr>
              <w:spacing w:before="40" w:after="40" w:line="250" w:lineRule="auto"/>
            </w:pPr>
            <w:r>
              <w:rPr>
                <w:sz w:val="19"/>
                <w:szCs w:val="19"/>
              </w:rPr>
              <w:t>—</w:t>
            </w:r>
          </w:p>
        </w:tc>
        <w:tc>
          <w:tcPr>
            <w:tcW w:w="2300" w:type="dxa"/>
            <w:tcMar>
              <w:top w:w="60" w:type="dxa"/>
              <w:left w:w="110" w:type="dxa"/>
              <w:bottom w:w="60" w:type="dxa"/>
              <w:right w:w="110" w:type="dxa"/>
            </w:tcMar>
          </w:tcPr>
          <w:p w14:paraId="3A53FAEB" w14:textId="77777777" w:rsidR="00FB4191" w:rsidRDefault="00000000">
            <w:pPr>
              <w:spacing w:before="40" w:after="40" w:line="250" w:lineRule="auto"/>
            </w:pPr>
            <w:r>
              <w:rPr>
                <w:sz w:val="19"/>
                <w:szCs w:val="19"/>
              </w:rPr>
              <w:t>dmer_document, driver, poll_checkpoint</w:t>
            </w:r>
          </w:p>
        </w:tc>
        <w:tc>
          <w:tcPr>
            <w:tcW w:w="2100" w:type="dxa"/>
            <w:tcMar>
              <w:top w:w="60" w:type="dxa"/>
              <w:left w:w="110" w:type="dxa"/>
              <w:bottom w:w="60" w:type="dxa"/>
              <w:right w:w="110" w:type="dxa"/>
            </w:tcMar>
          </w:tcPr>
          <w:p w14:paraId="42CDE2E9" w14:textId="77777777" w:rsidR="00FB4191" w:rsidRDefault="00000000">
            <w:pPr>
              <w:spacing w:before="40" w:after="40" w:line="250" w:lineRule="auto"/>
            </w:pPr>
            <w:r>
              <w:rPr>
                <w:sz w:val="19"/>
                <w:szCs w:val="19"/>
              </w:rPr>
              <w:t>RECEIVED</w:t>
            </w:r>
          </w:p>
        </w:tc>
        <w:tc>
          <w:tcPr>
            <w:tcW w:w="1960" w:type="dxa"/>
            <w:tcMar>
              <w:top w:w="60" w:type="dxa"/>
              <w:left w:w="110" w:type="dxa"/>
              <w:bottom w:w="60" w:type="dxa"/>
              <w:right w:w="110" w:type="dxa"/>
            </w:tcMar>
          </w:tcPr>
          <w:p w14:paraId="6F86E0CE" w14:textId="77777777" w:rsidR="00FB4191" w:rsidRDefault="00000000">
            <w:pPr>
              <w:spacing w:before="40" w:after="40" w:line="250" w:lineRule="auto"/>
            </w:pPr>
            <w:r>
              <w:rPr>
                <w:sz w:val="19"/>
                <w:szCs w:val="19"/>
              </w:rPr>
              <w:t>dmer-ingest</w:t>
            </w:r>
          </w:p>
        </w:tc>
      </w:tr>
      <w:tr w:rsidR="00FB4191" w14:paraId="063B4EFF" w14:textId="77777777">
        <w:tblPrEx>
          <w:tblCellMar>
            <w:top w:w="0" w:type="dxa"/>
            <w:bottom w:w="0" w:type="dxa"/>
          </w:tblCellMar>
        </w:tblPrEx>
        <w:trPr>
          <w:cantSplit/>
        </w:trPr>
        <w:tc>
          <w:tcPr>
            <w:tcW w:w="1500" w:type="dxa"/>
            <w:shd w:val="clear" w:color="auto" w:fill="EEF3F9"/>
            <w:tcMar>
              <w:top w:w="60" w:type="dxa"/>
              <w:left w:w="110" w:type="dxa"/>
              <w:bottom w:w="60" w:type="dxa"/>
              <w:right w:w="110" w:type="dxa"/>
            </w:tcMar>
          </w:tcPr>
          <w:p w14:paraId="3E059AEB" w14:textId="77777777" w:rsidR="00FB4191" w:rsidRDefault="00000000">
            <w:pPr>
              <w:spacing w:before="40" w:after="40" w:line="250" w:lineRule="auto"/>
            </w:pPr>
            <w:r>
              <w:rPr>
                <w:b/>
                <w:bCs/>
                <w:sz w:val="19"/>
                <w:szCs w:val="19"/>
              </w:rPr>
              <w:t>Ingest</w:t>
            </w:r>
          </w:p>
        </w:tc>
        <w:tc>
          <w:tcPr>
            <w:tcW w:w="1500" w:type="dxa"/>
            <w:shd w:val="clear" w:color="auto" w:fill="EEF3F9"/>
            <w:tcMar>
              <w:top w:w="60" w:type="dxa"/>
              <w:left w:w="110" w:type="dxa"/>
              <w:bottom w:w="60" w:type="dxa"/>
              <w:right w:w="110" w:type="dxa"/>
            </w:tcMar>
          </w:tcPr>
          <w:p w14:paraId="78150A2D" w14:textId="77777777" w:rsidR="00FB4191" w:rsidRDefault="00000000">
            <w:pPr>
              <w:spacing w:before="40" w:after="40" w:line="250" w:lineRule="auto"/>
            </w:pPr>
            <w:r>
              <w:rPr>
                <w:sz w:val="19"/>
                <w:szCs w:val="19"/>
              </w:rPr>
              <w:t>raw-dmer</w:t>
            </w:r>
          </w:p>
        </w:tc>
        <w:tc>
          <w:tcPr>
            <w:tcW w:w="2300" w:type="dxa"/>
            <w:shd w:val="clear" w:color="auto" w:fill="EEF3F9"/>
            <w:tcMar>
              <w:top w:w="60" w:type="dxa"/>
              <w:left w:w="110" w:type="dxa"/>
              <w:bottom w:w="60" w:type="dxa"/>
              <w:right w:w="110" w:type="dxa"/>
            </w:tcMar>
          </w:tcPr>
          <w:p w14:paraId="5A345443" w14:textId="77777777" w:rsidR="00FB4191" w:rsidRDefault="00000000">
            <w:pPr>
              <w:spacing w:before="40" w:after="40" w:line="250" w:lineRule="auto"/>
            </w:pPr>
            <w:r>
              <w:rPr>
                <w:sz w:val="19"/>
                <w:szCs w:val="19"/>
              </w:rPr>
              <w:t>dmer_document, dmer_stage_run</w:t>
            </w:r>
          </w:p>
        </w:tc>
        <w:tc>
          <w:tcPr>
            <w:tcW w:w="2100" w:type="dxa"/>
            <w:shd w:val="clear" w:color="auto" w:fill="EEF3F9"/>
            <w:tcMar>
              <w:top w:w="60" w:type="dxa"/>
              <w:left w:w="110" w:type="dxa"/>
              <w:bottom w:w="60" w:type="dxa"/>
              <w:right w:w="110" w:type="dxa"/>
            </w:tcMar>
          </w:tcPr>
          <w:p w14:paraId="2491682E" w14:textId="77777777" w:rsidR="00FB4191" w:rsidRDefault="00000000">
            <w:pPr>
              <w:spacing w:before="40" w:after="40" w:line="250" w:lineRule="auto"/>
            </w:pPr>
            <w:r>
              <w:rPr>
                <w:sz w:val="19"/>
                <w:szCs w:val="19"/>
              </w:rPr>
              <w:t>DOWNLOADED</w:t>
            </w:r>
          </w:p>
        </w:tc>
        <w:tc>
          <w:tcPr>
            <w:tcW w:w="1960" w:type="dxa"/>
            <w:shd w:val="clear" w:color="auto" w:fill="EEF3F9"/>
            <w:tcMar>
              <w:top w:w="60" w:type="dxa"/>
              <w:left w:w="110" w:type="dxa"/>
              <w:bottom w:w="60" w:type="dxa"/>
              <w:right w:w="110" w:type="dxa"/>
            </w:tcMar>
          </w:tcPr>
          <w:p w14:paraId="79567E61" w14:textId="77777777" w:rsidR="00FB4191" w:rsidRDefault="00000000">
            <w:pPr>
              <w:spacing w:before="40" w:after="40" w:line="250" w:lineRule="auto"/>
            </w:pPr>
            <w:r>
              <w:rPr>
                <w:sz w:val="19"/>
                <w:szCs w:val="19"/>
              </w:rPr>
              <w:t>dmer-raw</w:t>
            </w:r>
          </w:p>
        </w:tc>
      </w:tr>
      <w:tr w:rsidR="00FB4191" w14:paraId="2FCE1C01" w14:textId="77777777">
        <w:tblPrEx>
          <w:tblCellMar>
            <w:top w:w="0" w:type="dxa"/>
            <w:bottom w:w="0" w:type="dxa"/>
          </w:tblCellMar>
        </w:tblPrEx>
        <w:trPr>
          <w:cantSplit/>
        </w:trPr>
        <w:tc>
          <w:tcPr>
            <w:tcW w:w="1500" w:type="dxa"/>
            <w:tcMar>
              <w:top w:w="60" w:type="dxa"/>
              <w:left w:w="110" w:type="dxa"/>
              <w:bottom w:w="60" w:type="dxa"/>
              <w:right w:w="110" w:type="dxa"/>
            </w:tcMar>
          </w:tcPr>
          <w:p w14:paraId="2C523493" w14:textId="77777777" w:rsidR="00FB4191" w:rsidRDefault="00000000">
            <w:pPr>
              <w:spacing w:before="40" w:after="40" w:line="250" w:lineRule="auto"/>
            </w:pPr>
            <w:r>
              <w:rPr>
                <w:b/>
                <w:bCs/>
                <w:sz w:val="19"/>
                <w:szCs w:val="19"/>
              </w:rPr>
              <w:t>Extract</w:t>
            </w:r>
          </w:p>
        </w:tc>
        <w:tc>
          <w:tcPr>
            <w:tcW w:w="1500" w:type="dxa"/>
            <w:tcMar>
              <w:top w:w="60" w:type="dxa"/>
              <w:left w:w="110" w:type="dxa"/>
              <w:bottom w:w="60" w:type="dxa"/>
              <w:right w:w="110" w:type="dxa"/>
            </w:tcMar>
          </w:tcPr>
          <w:p w14:paraId="68B7BE1F" w14:textId="77777777" w:rsidR="00FB4191" w:rsidRDefault="00000000">
            <w:pPr>
              <w:spacing w:before="40" w:after="40" w:line="250" w:lineRule="auto"/>
            </w:pPr>
            <w:r>
              <w:rPr>
                <w:sz w:val="19"/>
                <w:szCs w:val="19"/>
              </w:rPr>
              <w:t>extracted-dmer</w:t>
            </w:r>
          </w:p>
        </w:tc>
        <w:tc>
          <w:tcPr>
            <w:tcW w:w="2300" w:type="dxa"/>
            <w:tcMar>
              <w:top w:w="60" w:type="dxa"/>
              <w:left w:w="110" w:type="dxa"/>
              <w:bottom w:w="60" w:type="dxa"/>
              <w:right w:w="110" w:type="dxa"/>
            </w:tcMar>
          </w:tcPr>
          <w:p w14:paraId="6C05997B" w14:textId="77777777" w:rsidR="00FB4191" w:rsidRDefault="00000000">
            <w:pPr>
              <w:spacing w:before="40" w:after="40" w:line="250" w:lineRule="auto"/>
            </w:pPr>
            <w:r>
              <w:rPr>
                <w:sz w:val="19"/>
                <w:szCs w:val="19"/>
              </w:rPr>
              <w:t>dmer_extraction, driver, driver_evaluation, dmer_document, dmer_stage_run</w:t>
            </w:r>
          </w:p>
        </w:tc>
        <w:tc>
          <w:tcPr>
            <w:tcW w:w="2100" w:type="dxa"/>
            <w:tcMar>
              <w:top w:w="60" w:type="dxa"/>
              <w:left w:w="110" w:type="dxa"/>
              <w:bottom w:w="60" w:type="dxa"/>
              <w:right w:w="110" w:type="dxa"/>
            </w:tcMar>
          </w:tcPr>
          <w:p w14:paraId="2DDDE4F1" w14:textId="77777777" w:rsidR="00FB4191" w:rsidRDefault="00000000">
            <w:pPr>
              <w:spacing w:before="40" w:after="40" w:line="250" w:lineRule="auto"/>
            </w:pPr>
            <w:r>
              <w:rPr>
                <w:sz w:val="19"/>
                <w:szCs w:val="19"/>
              </w:rPr>
              <w:t>EXTRACTED</w:t>
            </w:r>
          </w:p>
        </w:tc>
        <w:tc>
          <w:tcPr>
            <w:tcW w:w="1960" w:type="dxa"/>
            <w:tcMar>
              <w:top w:w="60" w:type="dxa"/>
              <w:left w:w="110" w:type="dxa"/>
              <w:bottom w:w="60" w:type="dxa"/>
              <w:right w:w="110" w:type="dxa"/>
            </w:tcMar>
          </w:tcPr>
          <w:p w14:paraId="34A4C2B3" w14:textId="77777777" w:rsidR="00FB4191" w:rsidRDefault="00000000">
            <w:pPr>
              <w:spacing w:before="40" w:after="40" w:line="250" w:lineRule="auto"/>
            </w:pPr>
            <w:r>
              <w:rPr>
                <w:sz w:val="19"/>
                <w:szCs w:val="19"/>
              </w:rPr>
              <w:t>dmer-extracted</w:t>
            </w:r>
          </w:p>
        </w:tc>
      </w:tr>
      <w:tr w:rsidR="00FB4191" w14:paraId="2764C792" w14:textId="77777777">
        <w:tblPrEx>
          <w:tblCellMar>
            <w:top w:w="0" w:type="dxa"/>
            <w:bottom w:w="0" w:type="dxa"/>
          </w:tblCellMar>
        </w:tblPrEx>
        <w:trPr>
          <w:cantSplit/>
        </w:trPr>
        <w:tc>
          <w:tcPr>
            <w:tcW w:w="1500" w:type="dxa"/>
            <w:shd w:val="clear" w:color="auto" w:fill="EEF3F9"/>
            <w:tcMar>
              <w:top w:w="60" w:type="dxa"/>
              <w:left w:w="110" w:type="dxa"/>
              <w:bottom w:w="60" w:type="dxa"/>
              <w:right w:w="110" w:type="dxa"/>
            </w:tcMar>
          </w:tcPr>
          <w:p w14:paraId="11151713" w14:textId="77777777" w:rsidR="00FB4191" w:rsidRDefault="00000000">
            <w:pPr>
              <w:spacing w:before="40" w:after="40" w:line="250" w:lineRule="auto"/>
            </w:pPr>
            <w:r>
              <w:rPr>
                <w:b/>
                <w:bCs/>
                <w:sz w:val="19"/>
                <w:szCs w:val="19"/>
              </w:rPr>
              <w:t>Normalize</w:t>
            </w:r>
          </w:p>
        </w:tc>
        <w:tc>
          <w:tcPr>
            <w:tcW w:w="1500" w:type="dxa"/>
            <w:shd w:val="clear" w:color="auto" w:fill="EEF3F9"/>
            <w:tcMar>
              <w:top w:w="60" w:type="dxa"/>
              <w:left w:w="110" w:type="dxa"/>
              <w:bottom w:w="60" w:type="dxa"/>
              <w:right w:w="110" w:type="dxa"/>
            </w:tcMar>
          </w:tcPr>
          <w:p w14:paraId="7122FD08" w14:textId="77777777" w:rsidR="00FB4191" w:rsidRDefault="00000000">
            <w:pPr>
              <w:spacing w:before="40" w:after="40" w:line="250" w:lineRule="auto"/>
            </w:pPr>
            <w:r>
              <w:rPr>
                <w:sz w:val="19"/>
                <w:szCs w:val="19"/>
              </w:rPr>
              <w:t>normalized-dmer</w:t>
            </w:r>
          </w:p>
        </w:tc>
        <w:tc>
          <w:tcPr>
            <w:tcW w:w="2300" w:type="dxa"/>
            <w:shd w:val="clear" w:color="auto" w:fill="EEF3F9"/>
            <w:tcMar>
              <w:top w:w="60" w:type="dxa"/>
              <w:left w:w="110" w:type="dxa"/>
              <w:bottom w:w="60" w:type="dxa"/>
              <w:right w:w="110" w:type="dxa"/>
            </w:tcMar>
          </w:tcPr>
          <w:p w14:paraId="66520088" w14:textId="77777777" w:rsidR="00FB4191" w:rsidRDefault="00000000">
            <w:pPr>
              <w:spacing w:before="40" w:after="40" w:line="250" w:lineRule="auto"/>
            </w:pPr>
            <w:r>
              <w:rPr>
                <w:sz w:val="19"/>
                <w:szCs w:val="19"/>
              </w:rPr>
              <w:t>dmer_document, dmer_stage_run</w:t>
            </w:r>
          </w:p>
        </w:tc>
        <w:tc>
          <w:tcPr>
            <w:tcW w:w="2100" w:type="dxa"/>
            <w:shd w:val="clear" w:color="auto" w:fill="EEF3F9"/>
            <w:tcMar>
              <w:top w:w="60" w:type="dxa"/>
              <w:left w:w="110" w:type="dxa"/>
              <w:bottom w:w="60" w:type="dxa"/>
              <w:right w:w="110" w:type="dxa"/>
            </w:tcMar>
          </w:tcPr>
          <w:p w14:paraId="72EB5F82" w14:textId="77777777" w:rsidR="00FB4191" w:rsidRDefault="00000000">
            <w:pPr>
              <w:spacing w:before="40" w:after="40" w:line="250" w:lineRule="auto"/>
            </w:pPr>
            <w:r>
              <w:rPr>
                <w:sz w:val="19"/>
                <w:szCs w:val="19"/>
              </w:rPr>
              <w:t>NORMALIZED</w:t>
            </w:r>
          </w:p>
        </w:tc>
        <w:tc>
          <w:tcPr>
            <w:tcW w:w="1960" w:type="dxa"/>
            <w:shd w:val="clear" w:color="auto" w:fill="EEF3F9"/>
            <w:tcMar>
              <w:top w:w="60" w:type="dxa"/>
              <w:left w:w="110" w:type="dxa"/>
              <w:bottom w:w="60" w:type="dxa"/>
              <w:right w:w="110" w:type="dxa"/>
            </w:tcMar>
          </w:tcPr>
          <w:p w14:paraId="4ABBF2F7" w14:textId="77777777" w:rsidR="00FB4191" w:rsidRDefault="00000000">
            <w:pPr>
              <w:spacing w:before="40" w:after="40" w:line="250" w:lineRule="auto"/>
            </w:pPr>
            <w:r>
              <w:rPr>
                <w:sz w:val="19"/>
                <w:szCs w:val="19"/>
              </w:rPr>
              <w:t>— (in-orchestration)</w:t>
            </w:r>
          </w:p>
        </w:tc>
      </w:tr>
      <w:tr w:rsidR="00FB4191" w14:paraId="6DAB2580" w14:textId="77777777">
        <w:tblPrEx>
          <w:tblCellMar>
            <w:top w:w="0" w:type="dxa"/>
            <w:bottom w:w="0" w:type="dxa"/>
          </w:tblCellMar>
        </w:tblPrEx>
        <w:trPr>
          <w:cantSplit/>
        </w:trPr>
        <w:tc>
          <w:tcPr>
            <w:tcW w:w="1500" w:type="dxa"/>
            <w:tcMar>
              <w:top w:w="60" w:type="dxa"/>
              <w:left w:w="110" w:type="dxa"/>
              <w:bottom w:w="60" w:type="dxa"/>
              <w:right w:w="110" w:type="dxa"/>
            </w:tcMar>
          </w:tcPr>
          <w:p w14:paraId="6048FDB6" w14:textId="77777777" w:rsidR="00FB4191" w:rsidRDefault="00000000">
            <w:pPr>
              <w:spacing w:before="40" w:after="40" w:line="250" w:lineRule="auto"/>
            </w:pPr>
            <w:r>
              <w:rPr>
                <w:b/>
                <w:bCs/>
                <w:sz w:val="19"/>
                <w:szCs w:val="19"/>
              </w:rPr>
              <w:t>Rules</w:t>
            </w:r>
          </w:p>
        </w:tc>
        <w:tc>
          <w:tcPr>
            <w:tcW w:w="1500" w:type="dxa"/>
            <w:tcMar>
              <w:top w:w="60" w:type="dxa"/>
              <w:left w:w="110" w:type="dxa"/>
              <w:bottom w:w="60" w:type="dxa"/>
              <w:right w:w="110" w:type="dxa"/>
            </w:tcMar>
          </w:tcPr>
          <w:p w14:paraId="6B3A0881" w14:textId="77777777" w:rsidR="00FB4191" w:rsidRDefault="00000000">
            <w:pPr>
              <w:spacing w:before="40" w:after="40" w:line="250" w:lineRule="auto"/>
            </w:pPr>
            <w:r>
              <w:rPr>
                <w:sz w:val="19"/>
                <w:szCs w:val="19"/>
              </w:rPr>
              <w:t>—</w:t>
            </w:r>
          </w:p>
        </w:tc>
        <w:tc>
          <w:tcPr>
            <w:tcW w:w="2300" w:type="dxa"/>
            <w:tcMar>
              <w:top w:w="60" w:type="dxa"/>
              <w:left w:w="110" w:type="dxa"/>
              <w:bottom w:w="60" w:type="dxa"/>
              <w:right w:w="110" w:type="dxa"/>
            </w:tcMar>
          </w:tcPr>
          <w:p w14:paraId="2C653174" w14:textId="77777777" w:rsidR="00FB4191" w:rsidRDefault="00000000">
            <w:pPr>
              <w:spacing w:before="40" w:after="40" w:line="250" w:lineRule="auto"/>
            </w:pPr>
            <w:r>
              <w:rPr>
                <w:sz w:val="19"/>
                <w:szCs w:val="19"/>
              </w:rPr>
              <w:t>rule_evaluation, driver_evaluation, dmer_document, dmer_stage_run</w:t>
            </w:r>
          </w:p>
        </w:tc>
        <w:tc>
          <w:tcPr>
            <w:tcW w:w="2100" w:type="dxa"/>
            <w:tcMar>
              <w:top w:w="60" w:type="dxa"/>
              <w:left w:w="110" w:type="dxa"/>
              <w:bottom w:w="60" w:type="dxa"/>
              <w:right w:w="110" w:type="dxa"/>
            </w:tcMar>
          </w:tcPr>
          <w:p w14:paraId="4126FAE5" w14:textId="77777777" w:rsidR="00FB4191" w:rsidRDefault="00000000">
            <w:pPr>
              <w:spacing w:before="40" w:after="40" w:line="250" w:lineRule="auto"/>
            </w:pPr>
            <w:r>
              <w:rPr>
                <w:sz w:val="19"/>
                <w:szCs w:val="19"/>
              </w:rPr>
              <w:t>RULES_APPLIED then AWAITING_DRIVER_COMPLETION</w:t>
            </w:r>
          </w:p>
        </w:tc>
        <w:tc>
          <w:tcPr>
            <w:tcW w:w="1960" w:type="dxa"/>
            <w:tcMar>
              <w:top w:w="60" w:type="dxa"/>
              <w:left w:w="110" w:type="dxa"/>
              <w:bottom w:w="60" w:type="dxa"/>
              <w:right w:w="110" w:type="dxa"/>
            </w:tcMar>
          </w:tcPr>
          <w:p w14:paraId="0F73EF2C" w14:textId="77777777" w:rsidR="00FB4191" w:rsidRDefault="00000000">
            <w:pPr>
              <w:spacing w:before="40" w:after="40" w:line="250" w:lineRule="auto"/>
            </w:pPr>
            <w:r>
              <w:rPr>
                <w:sz w:val="19"/>
                <w:szCs w:val="19"/>
              </w:rPr>
              <w:t>driver-decision</w:t>
            </w:r>
          </w:p>
        </w:tc>
      </w:tr>
      <w:tr w:rsidR="00FB4191" w14:paraId="77357049" w14:textId="77777777">
        <w:tblPrEx>
          <w:tblCellMar>
            <w:top w:w="0" w:type="dxa"/>
            <w:bottom w:w="0" w:type="dxa"/>
          </w:tblCellMar>
        </w:tblPrEx>
        <w:trPr>
          <w:cantSplit/>
        </w:trPr>
        <w:tc>
          <w:tcPr>
            <w:tcW w:w="1500" w:type="dxa"/>
            <w:shd w:val="clear" w:color="auto" w:fill="EEF3F9"/>
            <w:tcMar>
              <w:top w:w="60" w:type="dxa"/>
              <w:left w:w="110" w:type="dxa"/>
              <w:bottom w:w="60" w:type="dxa"/>
              <w:right w:w="110" w:type="dxa"/>
            </w:tcMar>
          </w:tcPr>
          <w:p w14:paraId="59CA9A62" w14:textId="77777777" w:rsidR="00FB4191" w:rsidRDefault="00000000">
            <w:pPr>
              <w:spacing w:before="40" w:after="40" w:line="250" w:lineRule="auto"/>
            </w:pPr>
            <w:r>
              <w:rPr>
                <w:b/>
                <w:bCs/>
                <w:sz w:val="19"/>
                <w:szCs w:val="19"/>
              </w:rPr>
              <w:t>Decision</w:t>
            </w:r>
          </w:p>
        </w:tc>
        <w:tc>
          <w:tcPr>
            <w:tcW w:w="1500" w:type="dxa"/>
            <w:shd w:val="clear" w:color="auto" w:fill="EEF3F9"/>
            <w:tcMar>
              <w:top w:w="60" w:type="dxa"/>
              <w:left w:w="110" w:type="dxa"/>
              <w:bottom w:w="60" w:type="dxa"/>
              <w:right w:w="110" w:type="dxa"/>
            </w:tcMar>
          </w:tcPr>
          <w:p w14:paraId="4C91773F" w14:textId="77777777" w:rsidR="00FB4191" w:rsidRDefault="00000000">
            <w:pPr>
              <w:spacing w:before="40" w:after="40" w:line="250" w:lineRule="auto"/>
            </w:pPr>
            <w:r>
              <w:rPr>
                <w:sz w:val="19"/>
                <w:szCs w:val="19"/>
              </w:rPr>
              <w:t>—</w:t>
            </w:r>
          </w:p>
        </w:tc>
        <w:tc>
          <w:tcPr>
            <w:tcW w:w="2300" w:type="dxa"/>
            <w:shd w:val="clear" w:color="auto" w:fill="EEF3F9"/>
            <w:tcMar>
              <w:top w:w="60" w:type="dxa"/>
              <w:left w:w="110" w:type="dxa"/>
              <w:bottom w:w="60" w:type="dxa"/>
              <w:right w:w="110" w:type="dxa"/>
            </w:tcMar>
          </w:tcPr>
          <w:p w14:paraId="039876F8" w14:textId="77777777" w:rsidR="00FB4191" w:rsidRDefault="00000000">
            <w:pPr>
              <w:spacing w:before="40" w:after="40" w:line="250" w:lineRule="auto"/>
            </w:pPr>
            <w:r>
              <w:rPr>
                <w:sz w:val="19"/>
                <w:szCs w:val="19"/>
              </w:rPr>
              <w:t>driver_evaluation, dmer_document, dmer_stage_run</w:t>
            </w:r>
          </w:p>
        </w:tc>
        <w:tc>
          <w:tcPr>
            <w:tcW w:w="2100" w:type="dxa"/>
            <w:shd w:val="clear" w:color="auto" w:fill="EEF3F9"/>
            <w:tcMar>
              <w:top w:w="60" w:type="dxa"/>
              <w:left w:w="110" w:type="dxa"/>
              <w:bottom w:w="60" w:type="dxa"/>
              <w:right w:w="110" w:type="dxa"/>
            </w:tcMar>
          </w:tcPr>
          <w:p w14:paraId="0B18BBB9" w14:textId="77777777" w:rsidR="00FB4191" w:rsidRDefault="00000000">
            <w:pPr>
              <w:spacing w:before="40" w:after="40" w:line="250" w:lineRule="auto"/>
            </w:pPr>
            <w:r>
              <w:rPr>
                <w:sz w:val="19"/>
                <w:szCs w:val="19"/>
              </w:rPr>
              <w:t>DECIDED</w:t>
            </w:r>
          </w:p>
        </w:tc>
        <w:tc>
          <w:tcPr>
            <w:tcW w:w="1960" w:type="dxa"/>
            <w:shd w:val="clear" w:color="auto" w:fill="EEF3F9"/>
            <w:tcMar>
              <w:top w:w="60" w:type="dxa"/>
              <w:left w:w="110" w:type="dxa"/>
              <w:bottom w:w="60" w:type="dxa"/>
              <w:right w:w="110" w:type="dxa"/>
            </w:tcMar>
          </w:tcPr>
          <w:p w14:paraId="4EE66174" w14:textId="77777777" w:rsidR="00FB4191" w:rsidRDefault="00000000">
            <w:pPr>
              <w:spacing w:before="40" w:after="40" w:line="250" w:lineRule="auto"/>
            </w:pPr>
            <w:r>
              <w:rPr>
                <w:sz w:val="19"/>
                <w:szCs w:val="19"/>
              </w:rPr>
              <w:t>— (in-orchestration)</w:t>
            </w:r>
          </w:p>
        </w:tc>
      </w:tr>
      <w:tr w:rsidR="00FB4191" w14:paraId="689C4586" w14:textId="77777777">
        <w:tblPrEx>
          <w:tblCellMar>
            <w:top w:w="0" w:type="dxa"/>
            <w:bottom w:w="0" w:type="dxa"/>
          </w:tblCellMar>
        </w:tblPrEx>
        <w:trPr>
          <w:cantSplit/>
        </w:trPr>
        <w:tc>
          <w:tcPr>
            <w:tcW w:w="1500" w:type="dxa"/>
            <w:tcMar>
              <w:top w:w="60" w:type="dxa"/>
              <w:left w:w="110" w:type="dxa"/>
              <w:bottom w:w="60" w:type="dxa"/>
              <w:right w:w="110" w:type="dxa"/>
            </w:tcMar>
          </w:tcPr>
          <w:p w14:paraId="582195DB" w14:textId="77777777" w:rsidR="00FB4191" w:rsidRDefault="00000000">
            <w:pPr>
              <w:spacing w:before="40" w:after="40" w:line="250" w:lineRule="auto"/>
            </w:pPr>
            <w:r>
              <w:rPr>
                <w:b/>
                <w:bCs/>
                <w:sz w:val="19"/>
                <w:szCs w:val="19"/>
              </w:rPr>
              <w:t>Post-process</w:t>
            </w:r>
          </w:p>
        </w:tc>
        <w:tc>
          <w:tcPr>
            <w:tcW w:w="1500" w:type="dxa"/>
            <w:tcMar>
              <w:top w:w="60" w:type="dxa"/>
              <w:left w:w="110" w:type="dxa"/>
              <w:bottom w:w="60" w:type="dxa"/>
              <w:right w:w="110" w:type="dxa"/>
            </w:tcMar>
          </w:tcPr>
          <w:p w14:paraId="1B7EDDC9" w14:textId="77777777" w:rsidR="00FB4191" w:rsidRDefault="00000000">
            <w:pPr>
              <w:spacing w:before="40" w:after="40" w:line="250" w:lineRule="auto"/>
            </w:pPr>
            <w:r>
              <w:rPr>
                <w:sz w:val="19"/>
                <w:szCs w:val="19"/>
              </w:rPr>
              <w:t>—</w:t>
            </w:r>
          </w:p>
        </w:tc>
        <w:tc>
          <w:tcPr>
            <w:tcW w:w="2300" w:type="dxa"/>
            <w:tcMar>
              <w:top w:w="60" w:type="dxa"/>
              <w:left w:w="110" w:type="dxa"/>
              <w:bottom w:w="60" w:type="dxa"/>
              <w:right w:w="110" w:type="dxa"/>
            </w:tcMar>
          </w:tcPr>
          <w:p w14:paraId="6D0F18B8" w14:textId="77777777" w:rsidR="00FB4191" w:rsidRDefault="00000000">
            <w:pPr>
              <w:spacing w:before="40" w:after="40" w:line="250" w:lineRule="auto"/>
            </w:pPr>
            <w:r>
              <w:rPr>
                <w:sz w:val="19"/>
                <w:szCs w:val="19"/>
              </w:rPr>
              <w:t>dmer_decision, mercury_outbox, dmer_document, driver_evaluation</w:t>
            </w:r>
          </w:p>
        </w:tc>
        <w:tc>
          <w:tcPr>
            <w:tcW w:w="2100" w:type="dxa"/>
            <w:tcMar>
              <w:top w:w="60" w:type="dxa"/>
              <w:left w:w="110" w:type="dxa"/>
              <w:bottom w:w="60" w:type="dxa"/>
              <w:right w:w="110" w:type="dxa"/>
            </w:tcMar>
          </w:tcPr>
          <w:p w14:paraId="77344D97" w14:textId="77777777" w:rsidR="00FB4191" w:rsidRDefault="00000000">
            <w:pPr>
              <w:spacing w:before="40" w:after="40" w:line="250" w:lineRule="auto"/>
            </w:pPr>
            <w:r>
              <w:rPr>
                <w:sz w:val="19"/>
                <w:szCs w:val="19"/>
              </w:rPr>
              <w:t>POSTING</w:t>
            </w:r>
          </w:p>
        </w:tc>
        <w:tc>
          <w:tcPr>
            <w:tcW w:w="1960" w:type="dxa"/>
            <w:tcMar>
              <w:top w:w="60" w:type="dxa"/>
              <w:left w:w="110" w:type="dxa"/>
              <w:bottom w:w="60" w:type="dxa"/>
              <w:right w:w="110" w:type="dxa"/>
            </w:tcMar>
          </w:tcPr>
          <w:p w14:paraId="2C9198B6" w14:textId="77777777" w:rsidR="00FB4191" w:rsidRDefault="00000000">
            <w:pPr>
              <w:spacing w:before="40" w:after="40" w:line="250" w:lineRule="auto"/>
            </w:pPr>
            <w:r>
              <w:rPr>
                <w:sz w:val="19"/>
                <w:szCs w:val="19"/>
              </w:rPr>
              <w:t>—</w:t>
            </w:r>
          </w:p>
        </w:tc>
      </w:tr>
      <w:tr w:rsidR="00FB4191" w14:paraId="12E7092E" w14:textId="77777777">
        <w:tblPrEx>
          <w:tblCellMar>
            <w:top w:w="0" w:type="dxa"/>
            <w:bottom w:w="0" w:type="dxa"/>
          </w:tblCellMar>
        </w:tblPrEx>
        <w:trPr>
          <w:cantSplit/>
        </w:trPr>
        <w:tc>
          <w:tcPr>
            <w:tcW w:w="1500" w:type="dxa"/>
            <w:shd w:val="clear" w:color="auto" w:fill="EEF3F9"/>
            <w:tcMar>
              <w:top w:w="60" w:type="dxa"/>
              <w:left w:w="110" w:type="dxa"/>
              <w:bottom w:w="60" w:type="dxa"/>
              <w:right w:w="110" w:type="dxa"/>
            </w:tcMar>
          </w:tcPr>
          <w:p w14:paraId="4E24037D" w14:textId="77777777" w:rsidR="00FB4191" w:rsidRDefault="00000000">
            <w:pPr>
              <w:spacing w:before="40" w:after="40" w:line="250" w:lineRule="auto"/>
            </w:pPr>
            <w:r>
              <w:rPr>
                <w:b/>
                <w:bCs/>
                <w:sz w:val="19"/>
                <w:szCs w:val="19"/>
              </w:rPr>
              <w:t>Outbox publish</w:t>
            </w:r>
          </w:p>
        </w:tc>
        <w:tc>
          <w:tcPr>
            <w:tcW w:w="1500" w:type="dxa"/>
            <w:shd w:val="clear" w:color="auto" w:fill="EEF3F9"/>
            <w:tcMar>
              <w:top w:w="60" w:type="dxa"/>
              <w:left w:w="110" w:type="dxa"/>
              <w:bottom w:w="60" w:type="dxa"/>
              <w:right w:w="110" w:type="dxa"/>
            </w:tcMar>
          </w:tcPr>
          <w:p w14:paraId="56A6BC22" w14:textId="77777777" w:rsidR="00FB4191" w:rsidRDefault="00000000">
            <w:pPr>
              <w:spacing w:before="40" w:after="40" w:line="250" w:lineRule="auto"/>
            </w:pPr>
            <w:r>
              <w:rPr>
                <w:sz w:val="19"/>
                <w:szCs w:val="19"/>
              </w:rPr>
              <w:t>—</w:t>
            </w:r>
          </w:p>
        </w:tc>
        <w:tc>
          <w:tcPr>
            <w:tcW w:w="2300" w:type="dxa"/>
            <w:shd w:val="clear" w:color="auto" w:fill="EEF3F9"/>
            <w:tcMar>
              <w:top w:w="60" w:type="dxa"/>
              <w:left w:w="110" w:type="dxa"/>
              <w:bottom w:w="60" w:type="dxa"/>
              <w:right w:w="110" w:type="dxa"/>
            </w:tcMar>
          </w:tcPr>
          <w:p w14:paraId="558C4981" w14:textId="77777777" w:rsidR="00FB4191" w:rsidRDefault="00000000">
            <w:pPr>
              <w:spacing w:before="40" w:after="40" w:line="250" w:lineRule="auto"/>
            </w:pPr>
            <w:r>
              <w:rPr>
                <w:sz w:val="19"/>
                <w:szCs w:val="19"/>
              </w:rPr>
              <w:t>mercury_outbox, dmer_document, driver_evaluation</w:t>
            </w:r>
          </w:p>
        </w:tc>
        <w:tc>
          <w:tcPr>
            <w:tcW w:w="2100" w:type="dxa"/>
            <w:shd w:val="clear" w:color="auto" w:fill="EEF3F9"/>
            <w:tcMar>
              <w:top w:w="60" w:type="dxa"/>
              <w:left w:w="110" w:type="dxa"/>
              <w:bottom w:w="60" w:type="dxa"/>
              <w:right w:w="110" w:type="dxa"/>
            </w:tcMar>
          </w:tcPr>
          <w:p w14:paraId="01ECBBF3" w14:textId="77777777" w:rsidR="00FB4191" w:rsidRDefault="00000000">
            <w:pPr>
              <w:spacing w:before="40" w:after="40" w:line="250" w:lineRule="auto"/>
            </w:pPr>
            <w:r>
              <w:rPr>
                <w:sz w:val="19"/>
                <w:szCs w:val="19"/>
              </w:rPr>
              <w:t>COMPLETED / POSTED</w:t>
            </w:r>
          </w:p>
        </w:tc>
        <w:tc>
          <w:tcPr>
            <w:tcW w:w="1960" w:type="dxa"/>
            <w:shd w:val="clear" w:color="auto" w:fill="EEF3F9"/>
            <w:tcMar>
              <w:top w:w="60" w:type="dxa"/>
              <w:left w:w="110" w:type="dxa"/>
              <w:bottom w:w="60" w:type="dxa"/>
              <w:right w:w="110" w:type="dxa"/>
            </w:tcMar>
          </w:tcPr>
          <w:p w14:paraId="71F303D5" w14:textId="77777777" w:rsidR="00FB4191" w:rsidRDefault="00000000">
            <w:pPr>
              <w:spacing w:before="40" w:after="40" w:line="250" w:lineRule="auto"/>
            </w:pPr>
            <w:r>
              <w:rPr>
                <w:sz w:val="19"/>
                <w:szCs w:val="19"/>
              </w:rPr>
              <w:t>Mercury</w:t>
            </w:r>
          </w:p>
        </w:tc>
      </w:tr>
      <w:tr w:rsidR="00FB4191" w14:paraId="59EF0C8E" w14:textId="77777777">
        <w:tblPrEx>
          <w:tblCellMar>
            <w:top w:w="0" w:type="dxa"/>
            <w:bottom w:w="0" w:type="dxa"/>
          </w:tblCellMar>
        </w:tblPrEx>
        <w:trPr>
          <w:cantSplit/>
        </w:trPr>
        <w:tc>
          <w:tcPr>
            <w:tcW w:w="1500" w:type="dxa"/>
            <w:tcMar>
              <w:top w:w="60" w:type="dxa"/>
              <w:left w:w="110" w:type="dxa"/>
              <w:bottom w:w="60" w:type="dxa"/>
              <w:right w:w="110" w:type="dxa"/>
            </w:tcMar>
          </w:tcPr>
          <w:p w14:paraId="4457EB6C" w14:textId="77777777" w:rsidR="00FB4191" w:rsidRDefault="00000000">
            <w:pPr>
              <w:spacing w:before="40" w:after="40" w:line="250" w:lineRule="auto"/>
            </w:pPr>
            <w:r>
              <w:rPr>
                <w:b/>
                <w:bCs/>
                <w:sz w:val="19"/>
                <w:szCs w:val="19"/>
              </w:rPr>
              <w:t>DLQ drain</w:t>
            </w:r>
          </w:p>
        </w:tc>
        <w:tc>
          <w:tcPr>
            <w:tcW w:w="1500" w:type="dxa"/>
            <w:tcMar>
              <w:top w:w="60" w:type="dxa"/>
              <w:left w:w="110" w:type="dxa"/>
              <w:bottom w:w="60" w:type="dxa"/>
              <w:right w:w="110" w:type="dxa"/>
            </w:tcMar>
          </w:tcPr>
          <w:p w14:paraId="7BEF7389" w14:textId="77777777" w:rsidR="00FB4191" w:rsidRDefault="00000000">
            <w:pPr>
              <w:spacing w:before="40" w:after="40" w:line="250" w:lineRule="auto"/>
            </w:pPr>
            <w:r>
              <w:rPr>
                <w:sz w:val="19"/>
                <w:szCs w:val="19"/>
              </w:rPr>
              <w:t>—</w:t>
            </w:r>
          </w:p>
        </w:tc>
        <w:tc>
          <w:tcPr>
            <w:tcW w:w="2300" w:type="dxa"/>
            <w:tcMar>
              <w:top w:w="60" w:type="dxa"/>
              <w:left w:w="110" w:type="dxa"/>
              <w:bottom w:w="60" w:type="dxa"/>
              <w:right w:w="110" w:type="dxa"/>
            </w:tcMar>
          </w:tcPr>
          <w:p w14:paraId="2C303ECA" w14:textId="77777777" w:rsidR="00FB4191" w:rsidRDefault="00000000">
            <w:pPr>
              <w:spacing w:before="40" w:after="40" w:line="250" w:lineRule="auto"/>
            </w:pPr>
            <w:r>
              <w:rPr>
                <w:sz w:val="19"/>
                <w:szCs w:val="19"/>
              </w:rPr>
              <w:t>processing_error, dmer_document, dmer_decision, mercury_outbox</w:t>
            </w:r>
          </w:p>
        </w:tc>
        <w:tc>
          <w:tcPr>
            <w:tcW w:w="2100" w:type="dxa"/>
            <w:tcMar>
              <w:top w:w="60" w:type="dxa"/>
              <w:left w:w="110" w:type="dxa"/>
              <w:bottom w:w="60" w:type="dxa"/>
              <w:right w:w="110" w:type="dxa"/>
            </w:tcMar>
          </w:tcPr>
          <w:p w14:paraId="51E59423" w14:textId="77777777" w:rsidR="00FB4191" w:rsidRDefault="00000000">
            <w:pPr>
              <w:spacing w:before="40" w:after="40" w:line="250" w:lineRule="auto"/>
            </w:pPr>
            <w:r>
              <w:rPr>
                <w:sz w:val="19"/>
                <w:szCs w:val="19"/>
              </w:rPr>
              <w:t>MANUAL_REVIEW</w:t>
            </w:r>
          </w:p>
        </w:tc>
        <w:tc>
          <w:tcPr>
            <w:tcW w:w="1960" w:type="dxa"/>
            <w:tcMar>
              <w:top w:w="60" w:type="dxa"/>
              <w:left w:w="110" w:type="dxa"/>
              <w:bottom w:w="60" w:type="dxa"/>
              <w:right w:w="110" w:type="dxa"/>
            </w:tcMar>
          </w:tcPr>
          <w:p w14:paraId="6F70EADD" w14:textId="77777777" w:rsidR="00FB4191" w:rsidRDefault="00000000">
            <w:pPr>
              <w:spacing w:before="40" w:after="40" w:line="250" w:lineRule="auto"/>
            </w:pPr>
            <w:r>
              <w:rPr>
                <w:sz w:val="19"/>
                <w:szCs w:val="19"/>
              </w:rPr>
              <w:t>—</w:t>
            </w:r>
          </w:p>
        </w:tc>
      </w:tr>
    </w:tbl>
    <w:p w14:paraId="42C18F8F" w14:textId="77777777" w:rsidR="00FB4191" w:rsidRDefault="00000000">
      <w:r>
        <w:br w:type="page"/>
      </w:r>
    </w:p>
    <w:p w14:paraId="16AD30FA" w14:textId="77777777" w:rsidR="00FB4191" w:rsidRDefault="00000000">
      <w:pPr>
        <w:pStyle w:val="Heading1"/>
        <w:spacing w:after="130"/>
      </w:pPr>
      <w:bookmarkStart w:id="25" w:name="_Toc240729598"/>
      <w:r>
        <w:lastRenderedPageBreak/>
        <w:t>5.  Service Bus topology and message contracts</w:t>
      </w:r>
      <w:bookmarkEnd w:id="25"/>
    </w:p>
    <w:p w14:paraId="0D3C9A00" w14:textId="77777777" w:rsidR="00FB4191" w:rsidRDefault="00000000">
      <w:pPr>
        <w:spacing w:after="130" w:line="276" w:lineRule="auto"/>
      </w:pPr>
      <w:r>
        <w:t>Four entities. Use queues rather than topics unless a second independent subscriber exists today; a topic with one subscription is a queue with extra configuration. If a metrics or audit subscriber is expected later, dmer-raw is the one worth making a topic up front.</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100"/>
        <w:gridCol w:w="1700"/>
        <w:gridCol w:w="1900"/>
        <w:gridCol w:w="3660"/>
      </w:tblGrid>
      <w:tr w:rsidR="00FB4191" w14:paraId="29D591BD" w14:textId="77777777">
        <w:tblPrEx>
          <w:tblCellMar>
            <w:top w:w="0" w:type="dxa"/>
            <w:bottom w:w="0" w:type="dxa"/>
          </w:tblCellMar>
        </w:tblPrEx>
        <w:trPr>
          <w:cantSplit/>
          <w:tblHeader/>
        </w:trPr>
        <w:tc>
          <w:tcPr>
            <w:tcW w:w="2100" w:type="dxa"/>
            <w:shd w:val="clear" w:color="auto" w:fill="1F4E79"/>
            <w:tcMar>
              <w:top w:w="60" w:type="dxa"/>
              <w:left w:w="110" w:type="dxa"/>
              <w:bottom w:w="60" w:type="dxa"/>
              <w:right w:w="110" w:type="dxa"/>
            </w:tcMar>
          </w:tcPr>
          <w:p w14:paraId="68ECA7CC" w14:textId="77777777" w:rsidR="00FB4191" w:rsidRDefault="00000000">
            <w:pPr>
              <w:spacing w:before="40" w:after="40" w:line="250" w:lineRule="auto"/>
            </w:pPr>
            <w:r>
              <w:rPr>
                <w:b/>
                <w:bCs/>
                <w:color w:val="FFFFFF"/>
                <w:sz w:val="19"/>
                <w:szCs w:val="19"/>
              </w:rPr>
              <w:t>Entity</w:t>
            </w:r>
          </w:p>
        </w:tc>
        <w:tc>
          <w:tcPr>
            <w:tcW w:w="1700" w:type="dxa"/>
            <w:shd w:val="clear" w:color="auto" w:fill="1F4E79"/>
            <w:tcMar>
              <w:top w:w="60" w:type="dxa"/>
              <w:left w:w="110" w:type="dxa"/>
              <w:bottom w:w="60" w:type="dxa"/>
              <w:right w:w="110" w:type="dxa"/>
            </w:tcMar>
          </w:tcPr>
          <w:p w14:paraId="59EE26FB" w14:textId="77777777" w:rsidR="00FB4191" w:rsidRDefault="00000000">
            <w:pPr>
              <w:spacing w:before="40" w:after="40" w:line="250" w:lineRule="auto"/>
            </w:pPr>
            <w:r>
              <w:rPr>
                <w:b/>
                <w:bCs/>
                <w:color w:val="FFFFFF"/>
                <w:sz w:val="19"/>
                <w:szCs w:val="19"/>
              </w:rPr>
              <w:t>Producer</w:t>
            </w:r>
          </w:p>
        </w:tc>
        <w:tc>
          <w:tcPr>
            <w:tcW w:w="1900" w:type="dxa"/>
            <w:shd w:val="clear" w:color="auto" w:fill="1F4E79"/>
            <w:tcMar>
              <w:top w:w="60" w:type="dxa"/>
              <w:left w:w="110" w:type="dxa"/>
              <w:bottom w:w="60" w:type="dxa"/>
              <w:right w:w="110" w:type="dxa"/>
            </w:tcMar>
          </w:tcPr>
          <w:p w14:paraId="205A5E47" w14:textId="77777777" w:rsidR="00FB4191" w:rsidRDefault="00000000">
            <w:pPr>
              <w:spacing w:before="40" w:after="40" w:line="250" w:lineRule="auto"/>
            </w:pPr>
            <w:r>
              <w:rPr>
                <w:b/>
                <w:bCs/>
                <w:color w:val="FFFFFF"/>
                <w:sz w:val="19"/>
                <w:szCs w:val="19"/>
              </w:rPr>
              <w:t>Consumer</w:t>
            </w:r>
          </w:p>
        </w:tc>
        <w:tc>
          <w:tcPr>
            <w:tcW w:w="3660" w:type="dxa"/>
            <w:shd w:val="clear" w:color="auto" w:fill="1F4E79"/>
            <w:tcMar>
              <w:top w:w="60" w:type="dxa"/>
              <w:left w:w="110" w:type="dxa"/>
              <w:bottom w:w="60" w:type="dxa"/>
              <w:right w:w="110" w:type="dxa"/>
            </w:tcMar>
          </w:tcPr>
          <w:p w14:paraId="45DF7D45" w14:textId="77777777" w:rsidR="00FB4191" w:rsidRDefault="00000000">
            <w:pPr>
              <w:spacing w:before="40" w:after="40" w:line="250" w:lineRule="auto"/>
            </w:pPr>
            <w:r>
              <w:rPr>
                <w:b/>
                <w:bCs/>
                <w:color w:val="FFFFFF"/>
                <w:sz w:val="19"/>
                <w:szCs w:val="19"/>
              </w:rPr>
              <w:t>Configuration</w:t>
            </w:r>
          </w:p>
        </w:tc>
      </w:tr>
      <w:tr w:rsidR="00FB4191" w14:paraId="26FF2033" w14:textId="77777777">
        <w:tblPrEx>
          <w:tblCellMar>
            <w:top w:w="0" w:type="dxa"/>
            <w:bottom w:w="0" w:type="dxa"/>
          </w:tblCellMar>
        </w:tblPrEx>
        <w:trPr>
          <w:cantSplit/>
        </w:trPr>
        <w:tc>
          <w:tcPr>
            <w:tcW w:w="2100" w:type="dxa"/>
            <w:tcMar>
              <w:top w:w="60" w:type="dxa"/>
              <w:left w:w="110" w:type="dxa"/>
              <w:bottom w:w="60" w:type="dxa"/>
              <w:right w:w="110" w:type="dxa"/>
            </w:tcMar>
          </w:tcPr>
          <w:p w14:paraId="0144D90E" w14:textId="77777777" w:rsidR="00FB4191" w:rsidRDefault="00000000">
            <w:pPr>
              <w:spacing w:before="40" w:after="40" w:line="250" w:lineRule="auto"/>
            </w:pPr>
            <w:r>
              <w:rPr>
                <w:sz w:val="19"/>
                <w:szCs w:val="19"/>
              </w:rPr>
              <w:t>dmer-ingest</w:t>
            </w:r>
          </w:p>
        </w:tc>
        <w:tc>
          <w:tcPr>
            <w:tcW w:w="1700" w:type="dxa"/>
            <w:tcMar>
              <w:top w:w="60" w:type="dxa"/>
              <w:left w:w="110" w:type="dxa"/>
              <w:bottom w:w="60" w:type="dxa"/>
              <w:right w:w="110" w:type="dxa"/>
            </w:tcMar>
          </w:tcPr>
          <w:p w14:paraId="494795F3" w14:textId="77777777" w:rsidR="00FB4191" w:rsidRDefault="00000000">
            <w:pPr>
              <w:spacing w:before="40" w:after="40" w:line="250" w:lineRule="auto"/>
            </w:pPr>
            <w:r>
              <w:rPr>
                <w:sz w:val="19"/>
                <w:szCs w:val="19"/>
              </w:rPr>
              <w:t>Page poller, webhook listener</w:t>
            </w:r>
          </w:p>
        </w:tc>
        <w:tc>
          <w:tcPr>
            <w:tcW w:w="1900" w:type="dxa"/>
            <w:tcMar>
              <w:top w:w="60" w:type="dxa"/>
              <w:left w:w="110" w:type="dxa"/>
              <w:bottom w:w="60" w:type="dxa"/>
              <w:right w:w="110" w:type="dxa"/>
            </w:tcMar>
          </w:tcPr>
          <w:p w14:paraId="5A505708" w14:textId="77777777" w:rsidR="00FB4191" w:rsidRDefault="00000000">
            <w:pPr>
              <w:spacing w:before="40" w:after="40" w:line="250" w:lineRule="auto"/>
            </w:pPr>
            <w:r>
              <w:rPr>
                <w:sz w:val="19"/>
                <w:szCs w:val="19"/>
              </w:rPr>
              <w:t>Ingest function</w:t>
            </w:r>
          </w:p>
        </w:tc>
        <w:tc>
          <w:tcPr>
            <w:tcW w:w="3660" w:type="dxa"/>
            <w:tcMar>
              <w:top w:w="60" w:type="dxa"/>
              <w:left w:w="110" w:type="dxa"/>
              <w:bottom w:w="60" w:type="dxa"/>
              <w:right w:w="110" w:type="dxa"/>
            </w:tcMar>
          </w:tcPr>
          <w:p w14:paraId="5727A559" w14:textId="77777777" w:rsidR="00FB4191" w:rsidRDefault="00000000">
            <w:pPr>
              <w:spacing w:before="40" w:after="40" w:line="250" w:lineRule="auto"/>
            </w:pPr>
            <w:r>
              <w:rPr>
                <w:sz w:val="19"/>
                <w:szCs w:val="19"/>
              </w:rPr>
              <w:t>Duplicate detection enabled, window sized to the poll interval; MessageId = document_guid</w:t>
            </w:r>
          </w:p>
        </w:tc>
      </w:tr>
      <w:tr w:rsidR="00FB4191" w14:paraId="5EA094F4" w14:textId="77777777">
        <w:tblPrEx>
          <w:tblCellMar>
            <w:top w:w="0" w:type="dxa"/>
            <w:bottom w:w="0" w:type="dxa"/>
          </w:tblCellMar>
        </w:tblPrEx>
        <w:trPr>
          <w:cantSplit/>
        </w:trPr>
        <w:tc>
          <w:tcPr>
            <w:tcW w:w="2100" w:type="dxa"/>
            <w:shd w:val="clear" w:color="auto" w:fill="EEF3F9"/>
            <w:tcMar>
              <w:top w:w="60" w:type="dxa"/>
              <w:left w:w="110" w:type="dxa"/>
              <w:bottom w:w="60" w:type="dxa"/>
              <w:right w:w="110" w:type="dxa"/>
            </w:tcMar>
          </w:tcPr>
          <w:p w14:paraId="24830857" w14:textId="77777777" w:rsidR="00FB4191" w:rsidRDefault="00000000">
            <w:pPr>
              <w:spacing w:before="40" w:after="40" w:line="250" w:lineRule="auto"/>
            </w:pPr>
            <w:r>
              <w:rPr>
                <w:sz w:val="19"/>
                <w:szCs w:val="19"/>
              </w:rPr>
              <w:t>dmer-raw</w:t>
            </w:r>
          </w:p>
        </w:tc>
        <w:tc>
          <w:tcPr>
            <w:tcW w:w="1700" w:type="dxa"/>
            <w:shd w:val="clear" w:color="auto" w:fill="EEF3F9"/>
            <w:tcMar>
              <w:top w:w="60" w:type="dxa"/>
              <w:left w:w="110" w:type="dxa"/>
              <w:bottom w:w="60" w:type="dxa"/>
              <w:right w:w="110" w:type="dxa"/>
            </w:tcMar>
          </w:tcPr>
          <w:p w14:paraId="51E3B3D7" w14:textId="77777777" w:rsidR="00FB4191" w:rsidRDefault="00000000">
            <w:pPr>
              <w:spacing w:before="40" w:after="40" w:line="250" w:lineRule="auto"/>
            </w:pPr>
            <w:r>
              <w:rPr>
                <w:sz w:val="19"/>
                <w:szCs w:val="19"/>
              </w:rPr>
              <w:t>Ingest function</w:t>
            </w:r>
          </w:p>
        </w:tc>
        <w:tc>
          <w:tcPr>
            <w:tcW w:w="1900" w:type="dxa"/>
            <w:shd w:val="clear" w:color="auto" w:fill="EEF3F9"/>
            <w:tcMar>
              <w:top w:w="60" w:type="dxa"/>
              <w:left w:w="110" w:type="dxa"/>
              <w:bottom w:w="60" w:type="dxa"/>
              <w:right w:w="110" w:type="dxa"/>
            </w:tcMar>
          </w:tcPr>
          <w:p w14:paraId="27772ED3" w14:textId="77777777" w:rsidR="00FB4191" w:rsidRDefault="00000000">
            <w:pPr>
              <w:spacing w:before="40" w:after="40" w:line="250" w:lineRule="auto"/>
            </w:pPr>
            <w:r>
              <w:rPr>
                <w:sz w:val="19"/>
                <w:szCs w:val="19"/>
              </w:rPr>
              <w:t>Extraction container app</w:t>
            </w:r>
          </w:p>
        </w:tc>
        <w:tc>
          <w:tcPr>
            <w:tcW w:w="3660" w:type="dxa"/>
            <w:shd w:val="clear" w:color="auto" w:fill="EEF3F9"/>
            <w:tcMar>
              <w:top w:w="60" w:type="dxa"/>
              <w:left w:w="110" w:type="dxa"/>
              <w:bottom w:w="60" w:type="dxa"/>
              <w:right w:w="110" w:type="dxa"/>
            </w:tcMar>
          </w:tcPr>
          <w:p w14:paraId="224C27D3" w14:textId="77777777" w:rsidR="00FB4191" w:rsidRDefault="00000000">
            <w:pPr>
              <w:spacing w:before="40" w:after="40" w:line="250" w:lineRule="auto"/>
            </w:pPr>
            <w:r>
              <w:rPr>
                <w:sz w:val="19"/>
                <w:szCs w:val="19"/>
              </w:rPr>
              <w:t>Lock duration 5 minutes with lock renewal during extraction; MaxDeliveryCount 5</w:t>
            </w:r>
          </w:p>
        </w:tc>
      </w:tr>
      <w:tr w:rsidR="00FB4191" w14:paraId="304924CE" w14:textId="77777777">
        <w:tblPrEx>
          <w:tblCellMar>
            <w:top w:w="0" w:type="dxa"/>
            <w:bottom w:w="0" w:type="dxa"/>
          </w:tblCellMar>
        </w:tblPrEx>
        <w:trPr>
          <w:cantSplit/>
        </w:trPr>
        <w:tc>
          <w:tcPr>
            <w:tcW w:w="2100" w:type="dxa"/>
            <w:tcMar>
              <w:top w:w="60" w:type="dxa"/>
              <w:left w:w="110" w:type="dxa"/>
              <w:bottom w:w="60" w:type="dxa"/>
              <w:right w:w="110" w:type="dxa"/>
            </w:tcMar>
          </w:tcPr>
          <w:p w14:paraId="517F4389" w14:textId="77777777" w:rsidR="00FB4191" w:rsidRDefault="00000000">
            <w:pPr>
              <w:spacing w:before="40" w:after="40" w:line="250" w:lineRule="auto"/>
            </w:pPr>
            <w:r>
              <w:rPr>
                <w:sz w:val="19"/>
                <w:szCs w:val="19"/>
              </w:rPr>
              <w:t>dmer-extracted</w:t>
            </w:r>
          </w:p>
        </w:tc>
        <w:tc>
          <w:tcPr>
            <w:tcW w:w="1700" w:type="dxa"/>
            <w:tcMar>
              <w:top w:w="60" w:type="dxa"/>
              <w:left w:w="110" w:type="dxa"/>
              <w:bottom w:w="60" w:type="dxa"/>
              <w:right w:w="110" w:type="dxa"/>
            </w:tcMar>
          </w:tcPr>
          <w:p w14:paraId="1A4EB204" w14:textId="77777777" w:rsidR="00FB4191" w:rsidRDefault="00000000">
            <w:pPr>
              <w:spacing w:before="40" w:after="40" w:line="250" w:lineRule="auto"/>
            </w:pPr>
            <w:r>
              <w:rPr>
                <w:sz w:val="19"/>
                <w:szCs w:val="19"/>
              </w:rPr>
              <w:t>Extraction container app</w:t>
            </w:r>
          </w:p>
        </w:tc>
        <w:tc>
          <w:tcPr>
            <w:tcW w:w="1900" w:type="dxa"/>
            <w:tcMar>
              <w:top w:w="60" w:type="dxa"/>
              <w:left w:w="110" w:type="dxa"/>
              <w:bottom w:w="60" w:type="dxa"/>
              <w:right w:w="110" w:type="dxa"/>
            </w:tcMar>
          </w:tcPr>
          <w:p w14:paraId="581015B9" w14:textId="77777777" w:rsidR="00FB4191" w:rsidRDefault="00000000">
            <w:pPr>
              <w:spacing w:before="40" w:after="40" w:line="250" w:lineRule="auto"/>
            </w:pPr>
            <w:r>
              <w:rPr>
                <w:sz w:val="19"/>
                <w:szCs w:val="19"/>
              </w:rPr>
              <w:t>Document orchestration starter</w:t>
            </w:r>
          </w:p>
        </w:tc>
        <w:tc>
          <w:tcPr>
            <w:tcW w:w="3660" w:type="dxa"/>
            <w:tcMar>
              <w:top w:w="60" w:type="dxa"/>
              <w:left w:w="110" w:type="dxa"/>
              <w:bottom w:w="60" w:type="dxa"/>
              <w:right w:w="110" w:type="dxa"/>
            </w:tcMar>
          </w:tcPr>
          <w:p w14:paraId="7C1E44FA" w14:textId="77777777" w:rsidR="00FB4191" w:rsidRDefault="00000000">
            <w:pPr>
              <w:spacing w:before="40" w:after="40" w:line="250" w:lineRule="auto"/>
            </w:pPr>
            <w:r>
              <w:rPr>
                <w:sz w:val="19"/>
                <w:szCs w:val="19"/>
              </w:rPr>
              <w:t>MaxDeliveryCount 5</w:t>
            </w:r>
          </w:p>
        </w:tc>
      </w:tr>
      <w:tr w:rsidR="00FB4191" w14:paraId="19554C8A" w14:textId="77777777">
        <w:tblPrEx>
          <w:tblCellMar>
            <w:top w:w="0" w:type="dxa"/>
            <w:bottom w:w="0" w:type="dxa"/>
          </w:tblCellMar>
        </w:tblPrEx>
        <w:trPr>
          <w:cantSplit/>
        </w:trPr>
        <w:tc>
          <w:tcPr>
            <w:tcW w:w="2100" w:type="dxa"/>
            <w:shd w:val="clear" w:color="auto" w:fill="EEF3F9"/>
            <w:tcMar>
              <w:top w:w="60" w:type="dxa"/>
              <w:left w:w="110" w:type="dxa"/>
              <w:bottom w:w="60" w:type="dxa"/>
              <w:right w:w="110" w:type="dxa"/>
            </w:tcMar>
          </w:tcPr>
          <w:p w14:paraId="0115C197" w14:textId="77777777" w:rsidR="00FB4191" w:rsidRDefault="00000000">
            <w:pPr>
              <w:spacing w:before="40" w:after="40" w:line="250" w:lineRule="auto"/>
            </w:pPr>
            <w:r>
              <w:rPr>
                <w:sz w:val="19"/>
                <w:szCs w:val="19"/>
              </w:rPr>
              <w:t>driver-decision</w:t>
            </w:r>
          </w:p>
        </w:tc>
        <w:tc>
          <w:tcPr>
            <w:tcW w:w="1700" w:type="dxa"/>
            <w:shd w:val="clear" w:color="auto" w:fill="EEF3F9"/>
            <w:tcMar>
              <w:top w:w="60" w:type="dxa"/>
              <w:left w:w="110" w:type="dxa"/>
              <w:bottom w:w="60" w:type="dxa"/>
              <w:right w:w="110" w:type="dxa"/>
            </w:tcMar>
          </w:tcPr>
          <w:p w14:paraId="3AB06DA9" w14:textId="77777777" w:rsidR="00FB4191" w:rsidRDefault="00000000">
            <w:pPr>
              <w:spacing w:before="40" w:after="40" w:line="250" w:lineRule="auto"/>
            </w:pPr>
            <w:r>
              <w:rPr>
                <w:sz w:val="19"/>
                <w:szCs w:val="19"/>
              </w:rPr>
              <w:t>Document orchestration</w:t>
            </w:r>
          </w:p>
        </w:tc>
        <w:tc>
          <w:tcPr>
            <w:tcW w:w="1900" w:type="dxa"/>
            <w:shd w:val="clear" w:color="auto" w:fill="EEF3F9"/>
            <w:tcMar>
              <w:top w:w="60" w:type="dxa"/>
              <w:left w:w="110" w:type="dxa"/>
              <w:bottom w:w="60" w:type="dxa"/>
              <w:right w:w="110" w:type="dxa"/>
            </w:tcMar>
          </w:tcPr>
          <w:p w14:paraId="1D6BC1E4" w14:textId="77777777" w:rsidR="00FB4191" w:rsidRDefault="00000000">
            <w:pPr>
              <w:spacing w:before="40" w:after="40" w:line="250" w:lineRule="auto"/>
            </w:pPr>
            <w:r>
              <w:rPr>
                <w:sz w:val="19"/>
                <w:szCs w:val="19"/>
              </w:rPr>
              <w:t>Driver orchestration starter</w:t>
            </w:r>
          </w:p>
        </w:tc>
        <w:tc>
          <w:tcPr>
            <w:tcW w:w="3660" w:type="dxa"/>
            <w:shd w:val="clear" w:color="auto" w:fill="EEF3F9"/>
            <w:tcMar>
              <w:top w:w="60" w:type="dxa"/>
              <w:left w:w="110" w:type="dxa"/>
              <w:bottom w:w="60" w:type="dxa"/>
              <w:right w:w="110" w:type="dxa"/>
            </w:tcMar>
          </w:tcPr>
          <w:p w14:paraId="49FA106F" w14:textId="77777777" w:rsidR="00FB4191" w:rsidRDefault="00000000">
            <w:pPr>
              <w:spacing w:before="40" w:after="40" w:line="250" w:lineRule="auto"/>
            </w:pPr>
            <w:r>
              <w:rPr>
                <w:sz w:val="19"/>
                <w:szCs w:val="19"/>
              </w:rPr>
              <w:t>Sessions required; SessionId = driver_key; MaxDeliveryCount 5</w:t>
            </w:r>
          </w:p>
        </w:tc>
      </w:tr>
    </w:tbl>
    <w:p w14:paraId="78661848" w14:textId="77777777" w:rsidR="00FB4191" w:rsidRDefault="00000000">
      <w:pPr>
        <w:spacing w:after="130" w:line="276" w:lineRule="auto"/>
      </w:pPr>
      <w:r>
        <w:t>Applies to all four: PeekLock rather than ReceiveAndDelete, dead-lettering on message expiration enabled, and time-to-live set long enough that a downstream outage does not silently expire work.</w:t>
      </w:r>
    </w:p>
    <w:p w14:paraId="7FBE6D4D" w14:textId="77777777" w:rsidR="00FB4191" w:rsidRDefault="00000000">
      <w:pPr>
        <w:pStyle w:val="Heading2"/>
        <w:spacing w:before="260" w:after="130"/>
      </w:pPr>
      <w:bookmarkStart w:id="26" w:name="_Toc240729599"/>
      <w:r>
        <w:t>5.1  Message contract</w:t>
      </w:r>
      <w:bookmarkEnd w:id="26"/>
    </w:p>
    <w:p w14:paraId="47741996" w14:textId="77777777" w:rsidR="00FB4191" w:rsidRDefault="00000000">
      <w:pPr>
        <w:spacing w:after="130" w:line="276" w:lineRule="auto"/>
      </w:pPr>
      <w:r>
        <w:t>One shape for all four queues. Pointers only.</w:t>
      </w:r>
    </w:p>
    <w:p w14:paraId="4C0657A6" w14:textId="77777777" w:rsidR="00FB4191" w:rsidRDefault="00000000">
      <w:pPr>
        <w:shd w:val="clear" w:color="auto" w:fill="F4F5F7"/>
        <w:spacing w:line="232" w:lineRule="auto"/>
        <w:ind w:left="200" w:right="200"/>
      </w:pPr>
      <w:r>
        <w:rPr>
          <w:rFonts w:ascii="Consolas" w:eastAsia="Consolas" w:hAnsi="Consolas" w:cs="Consolas"/>
          <w:sz w:val="17"/>
          <w:szCs w:val="17"/>
        </w:rPr>
        <w:t>{</w:t>
      </w:r>
    </w:p>
    <w:p w14:paraId="2A5D5213"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"schema_version": "1.0",</w:t>
      </w:r>
    </w:p>
    <w:p w14:paraId="5922636A"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"document_id":    "8f3c1b2a-...",      // internal uuid</w:t>
      </w:r>
    </w:p>
    <w:p w14:paraId="174CC269"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"document_guid":  "123e4567-e89b-...",  // Mercury identifier</w:t>
      </w:r>
    </w:p>
    <w:p w14:paraId="76CAF502"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"driver_key":     "a91b77e4-...",      // null until extraction resolves it</w:t>
      </w:r>
    </w:p>
    <w:p w14:paraId="632636C6"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"blob_url":       "https://.../extracted-dmer/8f3c1b2a.json",</w:t>
      </w:r>
    </w:p>
    <w:p w14:paraId="4C103D3E" w14:textId="77777777" w:rsidR="00FB4191" w:rsidRDefault="00000000">
      <w:pPr>
        <w:shd w:val="clear" w:color="auto" w:fill="F4F5F7"/>
        <w:spacing w:line="232" w:lineRule="auto"/>
        <w:ind w:left="200" w:right="200"/>
        <w:rPr>
          <w:del w:id="1008" w:author="Claude" w:date="2026-09-23T00:00:00Z"/>
        </w:rPr>
      </w:pPr>
      <w:del w:id="1009" w:author="Claude" w:date="2026-09-23T00:00:00Z">
        <w:r>
          <w:rPr>
            <w:rFonts w:ascii="Consolas" w:eastAsia="Consolas" w:hAnsi="Consolas" w:cs="Consolas"/>
            <w:sz w:val="17"/>
            <w:szCs w:val="17"/>
          </w:rPr>
          <w:delText xml:space="preserve">  "correlation_id": "5d10...",            // constant for the life of the document</w:delText>
        </w:r>
      </w:del>
    </w:p>
    <w:p w14:paraId="260A6245"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"attempt":        1,</w:t>
      </w:r>
    </w:p>
    <w:p w14:paraId="7768B65F"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"enqueued_at":    "2026-09-18T12:00:00Z"</w:t>
      </w:r>
    </w:p>
    <w:p w14:paraId="07295B64" w14:textId="77777777" w:rsidR="00FB4191" w:rsidRDefault="00000000">
      <w:pPr>
        <w:shd w:val="clear" w:color="auto" w:fill="F4F5F7"/>
        <w:spacing w:after="140" w:line="232" w:lineRule="auto"/>
        <w:ind w:left="200" w:right="200"/>
      </w:pPr>
      <w:r>
        <w:rPr>
          <w:rFonts w:ascii="Consolas" w:eastAsia="Consolas" w:hAnsi="Consolas" w:cs="Consolas"/>
          <w:sz w:val="17"/>
          <w:szCs w:val="17"/>
        </w:rPr>
        <w:t>}</w:t>
      </w:r>
    </w:p>
    <w:tbl>
      <w:tblPr>
        <w:tblW w:w="9360" w:type="dxa"/>
        <w:tblBorders>
          <w:top w:val="single" w:sz="3" w:space="0" w:color="C8A200"/>
          <w:left w:val="single" w:sz="18" w:space="0" w:color="C8A200"/>
          <w:bottom w:val="single" w:sz="3" w:space="0" w:color="C8A200"/>
          <w:right w:val="single" w:sz="3" w:space="0" w:color="C8A200"/>
        </w:tblBorders>
        <w:tblCellMar>
          <w:left w:w="10" w:type="dxa"/>
          <w:right w:w="10" w:type="dxa"/>
        </w:tblCellMar>
        <w:tblLook w:val="0000" w:firstRow="0" w:lastRow="0" w:firstColumn="0" w:lastColumn="0" w:noHBand="0" w:noVBand="0"/>
      </w:tblPr>
      <w:tblGrid>
        <w:gridCol w:w="9360"/>
      </w:tblGrid>
      <w:tr w:rsidR="00FB4191" w14:paraId="329E916C" w14:textId="77777777">
        <w:tblPrEx>
          <w:tblCellMar>
            <w:top w:w="0" w:type="dxa"/>
            <w:bottom w:w="0" w:type="dxa"/>
          </w:tblCellMar>
        </w:tblPrEx>
        <w:tc>
          <w:tcPr>
            <w:tcW w:w="9360" w:type="dxa"/>
            <w:shd w:val="clear" w:color="auto" w:fill="FFF8E1"/>
            <w:tcMar>
              <w:top w:w="120" w:type="dxa"/>
              <w:left w:w="180" w:type="dxa"/>
              <w:bottom w:w="120" w:type="dxa"/>
              <w:right w:w="160" w:type="dxa"/>
            </w:tcMar>
          </w:tcPr>
          <w:p w14:paraId="58A3CEFD" w14:textId="77777777" w:rsidR="00FB4191" w:rsidRDefault="00000000">
            <w:pPr>
              <w:spacing w:after="60"/>
            </w:pPr>
            <w:r>
              <w:rPr>
                <w:b/>
                <w:bCs/>
                <w:sz w:val="20"/>
                <w:szCs w:val="20"/>
              </w:rPr>
              <w:t>Keep the licence number out of the message</w:t>
            </w:r>
          </w:p>
          <w:p w14:paraId="1F489A93" w14:textId="77777777" w:rsidR="00FB4191" w:rsidRDefault="00000000">
            <w:pPr>
              <w:spacing w:after="50" w:line="264" w:lineRule="auto"/>
            </w:pPr>
            <w:r>
              <w:rPr>
                <w:sz w:val="20"/>
                <w:szCs w:val="20"/>
              </w:rPr>
              <w:t>Use the internal driver_key rather than the driver licence number. Service Bus is encrypted at rest, but any operator with portal access can peek a message body, and a licence number sitting in a peekable queue is exposure with no benefit.</w:t>
            </w:r>
          </w:p>
          <w:p w14:paraId="3F5ECB00" w14:textId="77777777" w:rsidR="00FB4191" w:rsidRDefault="00000000">
            <w:pPr>
              <w:spacing w:after="50" w:line="264" w:lineRule="auto"/>
            </w:pPr>
            <w:r>
              <w:rPr>
                <w:sz w:val="20"/>
                <w:szCs w:val="20"/>
              </w:rPr>
              <w:t>The same applies to Application Insights. Log identifiers, never clinical content.</w:t>
            </w:r>
          </w:p>
        </w:tc>
      </w:tr>
    </w:tbl>
    <w:p w14:paraId="083DAE96" w14:textId="77777777" w:rsidR="00FB4191" w:rsidRDefault="00000000">
      <w:pPr>
        <w:pStyle w:val="Heading1"/>
        <w:spacing w:after="130"/>
      </w:pPr>
      <w:bookmarkStart w:id="27" w:name="_Toc240729600"/>
      <w:r>
        <w:t>6.  Dead-letter queues</w:t>
      </w:r>
      <w:bookmarkEnd w:id="27"/>
    </w:p>
    <w:p w14:paraId="415F5582" w14:textId="77777777" w:rsidR="00FB4191" w:rsidRDefault="00000000">
      <w:pPr>
        <w:pStyle w:val="Heading2"/>
        <w:spacing w:before="260" w:after="130"/>
      </w:pPr>
      <w:bookmarkStart w:id="28" w:name="_Toc240729601"/>
      <w:r>
        <w:t>6.1  How they work</w:t>
      </w:r>
      <w:bookmarkEnd w:id="28"/>
    </w:p>
    <w:p w14:paraId="01602BBB" w14:textId="77777777" w:rsidR="00FB4191" w:rsidRDefault="00000000">
      <w:pPr>
        <w:spacing w:after="130" w:line="276" w:lineRule="auto"/>
      </w:pPr>
      <w:r>
        <w:t>Every Service Bus queue and every topic subscription has a dead-letter sub-queue at &lt;entity&gt;/$DeadLetterQueue. Nothing is provisioned; it exists automatically. Messages arrive there in four ways.</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3000"/>
        <w:gridCol w:w="6360"/>
      </w:tblGrid>
      <w:tr w:rsidR="00FB4191" w14:paraId="1C2B616B" w14:textId="77777777">
        <w:tblPrEx>
          <w:tblCellMar>
            <w:top w:w="0" w:type="dxa"/>
            <w:bottom w:w="0" w:type="dxa"/>
          </w:tblCellMar>
        </w:tblPrEx>
        <w:trPr>
          <w:cantSplit/>
          <w:tblHeader/>
        </w:trPr>
        <w:tc>
          <w:tcPr>
            <w:tcW w:w="3000" w:type="dxa"/>
            <w:shd w:val="clear" w:color="auto" w:fill="1F4E79"/>
            <w:tcMar>
              <w:top w:w="60" w:type="dxa"/>
              <w:left w:w="110" w:type="dxa"/>
              <w:bottom w:w="60" w:type="dxa"/>
              <w:right w:w="110" w:type="dxa"/>
            </w:tcMar>
          </w:tcPr>
          <w:p w14:paraId="617A4DB1" w14:textId="77777777" w:rsidR="00FB4191" w:rsidRDefault="00000000">
            <w:pPr>
              <w:spacing w:before="40" w:after="40" w:line="250" w:lineRule="auto"/>
            </w:pPr>
            <w:r>
              <w:rPr>
                <w:b/>
                <w:bCs/>
                <w:color w:val="FFFFFF"/>
                <w:sz w:val="19"/>
                <w:szCs w:val="19"/>
              </w:rPr>
              <w:lastRenderedPageBreak/>
              <w:t>Cause</w:t>
            </w:r>
          </w:p>
        </w:tc>
        <w:tc>
          <w:tcPr>
            <w:tcW w:w="6360" w:type="dxa"/>
            <w:shd w:val="clear" w:color="auto" w:fill="1F4E79"/>
            <w:tcMar>
              <w:top w:w="60" w:type="dxa"/>
              <w:left w:w="110" w:type="dxa"/>
              <w:bottom w:w="60" w:type="dxa"/>
              <w:right w:w="110" w:type="dxa"/>
            </w:tcMar>
          </w:tcPr>
          <w:p w14:paraId="2C037850" w14:textId="77777777" w:rsidR="00FB4191" w:rsidRDefault="00000000">
            <w:pPr>
              <w:spacing w:before="40" w:after="40" w:line="250" w:lineRule="auto"/>
            </w:pPr>
            <w:r>
              <w:rPr>
                <w:b/>
                <w:bCs/>
                <w:color w:val="FFFFFF"/>
                <w:sz w:val="19"/>
                <w:szCs w:val="19"/>
              </w:rPr>
              <w:t>Detail</w:t>
            </w:r>
          </w:p>
        </w:tc>
      </w:tr>
      <w:tr w:rsidR="00FB4191" w14:paraId="3C67799D" w14:textId="77777777">
        <w:tblPrEx>
          <w:tblCellMar>
            <w:top w:w="0" w:type="dxa"/>
            <w:bottom w:w="0" w:type="dxa"/>
          </w:tblCellMar>
        </w:tblPrEx>
        <w:trPr>
          <w:cantSplit/>
        </w:trPr>
        <w:tc>
          <w:tcPr>
            <w:tcW w:w="3000" w:type="dxa"/>
            <w:tcMar>
              <w:top w:w="60" w:type="dxa"/>
              <w:left w:w="110" w:type="dxa"/>
              <w:bottom w:w="60" w:type="dxa"/>
              <w:right w:w="110" w:type="dxa"/>
            </w:tcMar>
          </w:tcPr>
          <w:p w14:paraId="4744FCDE" w14:textId="77777777" w:rsidR="00FB4191" w:rsidRDefault="00000000">
            <w:pPr>
              <w:spacing w:before="40" w:after="40" w:line="250" w:lineRule="auto"/>
            </w:pPr>
            <w:r>
              <w:rPr>
                <w:sz w:val="19"/>
                <w:szCs w:val="19"/>
              </w:rPr>
              <w:t>Delivery count exceeded</w:t>
            </w:r>
          </w:p>
        </w:tc>
        <w:tc>
          <w:tcPr>
            <w:tcW w:w="6360" w:type="dxa"/>
            <w:tcMar>
              <w:top w:w="60" w:type="dxa"/>
              <w:left w:w="110" w:type="dxa"/>
              <w:bottom w:w="60" w:type="dxa"/>
              <w:right w:w="110" w:type="dxa"/>
            </w:tcMar>
          </w:tcPr>
          <w:p w14:paraId="3CA5B6ED" w14:textId="77777777" w:rsidR="00FB4191" w:rsidRDefault="00000000">
            <w:pPr>
              <w:spacing w:before="40" w:after="40" w:line="250" w:lineRule="auto"/>
            </w:pPr>
            <w:r>
              <w:rPr>
                <w:sz w:val="19"/>
                <w:szCs w:val="19"/>
              </w:rPr>
              <w:t>The handler throws, abandons, or crashes; the message is redelivered; once MaxDeliveryCount is reached Service Bus moves it. A lock that expires mid-processing also counts as a delivery, so a handler that simply takes too long will dead-letter a message it was processing successfully.</w:t>
            </w:r>
          </w:p>
        </w:tc>
      </w:tr>
      <w:tr w:rsidR="00FB4191" w14:paraId="5D987100" w14:textId="77777777">
        <w:tblPrEx>
          <w:tblCellMar>
            <w:top w:w="0" w:type="dxa"/>
            <w:bottom w:w="0" w:type="dxa"/>
          </w:tblCellMar>
        </w:tblPrEx>
        <w:trPr>
          <w:cantSplit/>
        </w:trPr>
        <w:tc>
          <w:tcPr>
            <w:tcW w:w="3000" w:type="dxa"/>
            <w:shd w:val="clear" w:color="auto" w:fill="EEF3F9"/>
            <w:tcMar>
              <w:top w:w="60" w:type="dxa"/>
              <w:left w:w="110" w:type="dxa"/>
              <w:bottom w:w="60" w:type="dxa"/>
              <w:right w:w="110" w:type="dxa"/>
            </w:tcMar>
          </w:tcPr>
          <w:p w14:paraId="68B15BDE" w14:textId="77777777" w:rsidR="00FB4191" w:rsidRDefault="00000000">
            <w:pPr>
              <w:spacing w:before="40" w:after="40" w:line="250" w:lineRule="auto"/>
            </w:pPr>
            <w:r>
              <w:rPr>
                <w:sz w:val="19"/>
                <w:szCs w:val="19"/>
              </w:rPr>
              <w:t>Time-to-live expiry</w:t>
            </w:r>
          </w:p>
        </w:tc>
        <w:tc>
          <w:tcPr>
            <w:tcW w:w="6360" w:type="dxa"/>
            <w:shd w:val="clear" w:color="auto" w:fill="EEF3F9"/>
            <w:tcMar>
              <w:top w:w="60" w:type="dxa"/>
              <w:left w:w="110" w:type="dxa"/>
              <w:bottom w:w="60" w:type="dxa"/>
              <w:right w:w="110" w:type="dxa"/>
            </w:tcMar>
          </w:tcPr>
          <w:p w14:paraId="771E39B3" w14:textId="77777777" w:rsidR="00FB4191" w:rsidRDefault="00000000">
            <w:pPr>
              <w:spacing w:before="40" w:after="40" w:line="250" w:lineRule="auto"/>
            </w:pPr>
            <w:r>
              <w:rPr>
                <w:sz w:val="19"/>
                <w:szCs w:val="19"/>
              </w:rPr>
              <w:t>Only when EnableDeadLetteringOnMessageExpiration is set. Otherwise the message is discarded.</w:t>
            </w:r>
          </w:p>
        </w:tc>
      </w:tr>
      <w:tr w:rsidR="00FB4191" w14:paraId="511447C9" w14:textId="77777777">
        <w:tblPrEx>
          <w:tblCellMar>
            <w:top w:w="0" w:type="dxa"/>
            <w:bottom w:w="0" w:type="dxa"/>
          </w:tblCellMar>
        </w:tblPrEx>
        <w:trPr>
          <w:cantSplit/>
        </w:trPr>
        <w:tc>
          <w:tcPr>
            <w:tcW w:w="3000" w:type="dxa"/>
            <w:tcMar>
              <w:top w:w="60" w:type="dxa"/>
              <w:left w:w="110" w:type="dxa"/>
              <w:bottom w:w="60" w:type="dxa"/>
              <w:right w:w="110" w:type="dxa"/>
            </w:tcMar>
          </w:tcPr>
          <w:p w14:paraId="3C33F946" w14:textId="77777777" w:rsidR="00FB4191" w:rsidRDefault="00000000">
            <w:pPr>
              <w:spacing w:before="40" w:after="40" w:line="250" w:lineRule="auto"/>
            </w:pPr>
            <w:r>
              <w:rPr>
                <w:sz w:val="19"/>
                <w:szCs w:val="19"/>
              </w:rPr>
              <w:t>Subscription filter error</w:t>
            </w:r>
          </w:p>
        </w:tc>
        <w:tc>
          <w:tcPr>
            <w:tcW w:w="6360" w:type="dxa"/>
            <w:tcMar>
              <w:top w:w="60" w:type="dxa"/>
              <w:left w:w="110" w:type="dxa"/>
              <w:bottom w:w="60" w:type="dxa"/>
              <w:right w:w="110" w:type="dxa"/>
            </w:tcMar>
          </w:tcPr>
          <w:p w14:paraId="30EEB7F7" w14:textId="77777777" w:rsidR="00FB4191" w:rsidRDefault="00000000">
            <w:pPr>
              <w:spacing w:before="40" w:after="40" w:line="250" w:lineRule="auto"/>
            </w:pPr>
            <w:r>
              <w:rPr>
                <w:sz w:val="19"/>
                <w:szCs w:val="19"/>
              </w:rPr>
              <w:t>Topics only, when a filter expression fails to evaluate.</w:t>
            </w:r>
          </w:p>
        </w:tc>
      </w:tr>
      <w:tr w:rsidR="00FB4191" w14:paraId="4654D908" w14:textId="77777777">
        <w:tblPrEx>
          <w:tblCellMar>
            <w:top w:w="0" w:type="dxa"/>
            <w:bottom w:w="0" w:type="dxa"/>
          </w:tblCellMar>
        </w:tblPrEx>
        <w:trPr>
          <w:cantSplit/>
        </w:trPr>
        <w:tc>
          <w:tcPr>
            <w:tcW w:w="3000" w:type="dxa"/>
            <w:shd w:val="clear" w:color="auto" w:fill="EEF3F9"/>
            <w:tcMar>
              <w:top w:w="60" w:type="dxa"/>
              <w:left w:w="110" w:type="dxa"/>
              <w:bottom w:w="60" w:type="dxa"/>
              <w:right w:w="110" w:type="dxa"/>
            </w:tcMar>
          </w:tcPr>
          <w:p w14:paraId="1212C7AF" w14:textId="77777777" w:rsidR="00FB4191" w:rsidRDefault="00000000">
            <w:pPr>
              <w:spacing w:before="40" w:after="40" w:line="250" w:lineRule="auto"/>
            </w:pPr>
            <w:r>
              <w:rPr>
                <w:sz w:val="19"/>
                <w:szCs w:val="19"/>
              </w:rPr>
              <w:t>Explicit dead-lettering</w:t>
            </w:r>
          </w:p>
        </w:tc>
        <w:tc>
          <w:tcPr>
            <w:tcW w:w="6360" w:type="dxa"/>
            <w:shd w:val="clear" w:color="auto" w:fill="EEF3F9"/>
            <w:tcMar>
              <w:top w:w="60" w:type="dxa"/>
              <w:left w:w="110" w:type="dxa"/>
              <w:bottom w:w="60" w:type="dxa"/>
              <w:right w:w="110" w:type="dxa"/>
            </w:tcMar>
          </w:tcPr>
          <w:p w14:paraId="758339FF" w14:textId="77777777" w:rsidR="00FB4191" w:rsidRDefault="00000000">
            <w:pPr>
              <w:spacing w:before="40" w:after="40" w:line="250" w:lineRule="auto"/>
            </w:pPr>
            <w:r>
              <w:rPr>
                <w:sz w:val="19"/>
                <w:szCs w:val="19"/>
              </w:rPr>
              <w:t>The handler calls DeadLetterMessageAsync(reason, description). This is the only path that records why.</w:t>
            </w:r>
          </w:p>
        </w:tc>
      </w:tr>
    </w:tbl>
    <w:p w14:paraId="4016E93D" w14:textId="77777777" w:rsidR="00FB4191" w:rsidRDefault="00000000">
      <w:pPr>
        <w:pStyle w:val="Heading2"/>
        <w:spacing w:before="260" w:after="130"/>
      </w:pPr>
      <w:bookmarkStart w:id="29" w:name="_Toc240729602"/>
      <w:r>
        <w:t>6.2  Three things teams get wrong</w:t>
      </w:r>
      <w:bookmarkEnd w:id="29"/>
    </w:p>
    <w:p w14:paraId="49FEA120" w14:textId="77777777" w:rsidR="00FB4191" w:rsidRDefault="00000000">
      <w:pPr>
        <w:pStyle w:val="ListParagraph"/>
        <w:numPr>
          <w:ilvl w:val="0"/>
          <w:numId w:val="1"/>
        </w:numPr>
        <w:spacing w:after="70" w:line="264" w:lineRule="auto"/>
      </w:pPr>
      <w:r>
        <w:rPr>
          <w:b/>
          <w:bCs/>
        </w:rPr>
        <w:t xml:space="preserve">Dead-letter queues do not drain themselves. </w:t>
      </w:r>
      <w:r>
        <w:t>Messages stay indefinitely and count against the entity size quota. A dead-letter queue that is never drained eventually fills and blocks the main queue.</w:t>
      </w:r>
    </w:p>
    <w:p w14:paraId="48782BE8" w14:textId="77777777" w:rsidR="00FB4191" w:rsidRDefault="00000000">
      <w:pPr>
        <w:pStyle w:val="ListParagraph"/>
        <w:numPr>
          <w:ilvl w:val="0"/>
          <w:numId w:val="1"/>
        </w:numPr>
        <w:spacing w:after="70" w:line="264" w:lineRule="auto"/>
      </w:pPr>
      <w:r>
        <w:rPr>
          <w:b/>
          <w:bCs/>
        </w:rPr>
        <w:t xml:space="preserve">There is no native requeue. </w:t>
      </w:r>
      <w:r>
        <w:t>Resubmitting means receiving from the dead-letter path and sending a new message to the main entity. Service Bus Explorer has a button that does this, but relying on someone clicking in the portal is not an operational process.</w:t>
      </w:r>
    </w:p>
    <w:p w14:paraId="4539309B" w14:textId="77777777" w:rsidR="00FB4191" w:rsidRDefault="00000000">
      <w:pPr>
        <w:pStyle w:val="ListParagraph"/>
        <w:numPr>
          <w:ilvl w:val="0"/>
          <w:numId w:val="1"/>
        </w:numPr>
        <w:spacing w:after="70" w:line="264" w:lineRule="auto"/>
      </w:pPr>
      <w:r>
        <w:rPr>
          <w:b/>
          <w:bCs/>
        </w:rPr>
        <w:t xml:space="preserve">Without explicit dead-lettering there is no reason recorded. </w:t>
      </w:r>
      <w:r>
        <w:t>A message that reached MaxDeliveryCount carries a system reason, not an application one. Always dead-letter known-bad input explicitly with a description.</w:t>
      </w:r>
    </w:p>
    <w:p w14:paraId="3E0A9588" w14:textId="77777777" w:rsidR="00FB4191" w:rsidRDefault="00000000">
      <w:pPr>
        <w:pStyle w:val="Heading2"/>
        <w:spacing w:before="260" w:after="130"/>
      </w:pPr>
      <w:bookmarkStart w:id="30" w:name="_Toc240729603"/>
      <w:r>
        <w:t>6.3  Poison versus transient</w:t>
      </w:r>
      <w:bookmarkEnd w:id="30"/>
    </w:p>
    <w:p w14:paraId="37175979" w14:textId="77777777" w:rsidR="00FB4191" w:rsidRDefault="00000000">
      <w:pPr>
        <w:spacing w:after="130" w:line="276" w:lineRule="auto"/>
      </w:pPr>
      <w:r>
        <w:t>The distinction determines the handling and should be coded explicitly.</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400"/>
        <w:gridCol w:w="3400"/>
        <w:gridCol w:w="3560"/>
      </w:tblGrid>
      <w:tr w:rsidR="00FB4191" w14:paraId="1AA4D68E" w14:textId="77777777">
        <w:tblPrEx>
          <w:tblCellMar>
            <w:top w:w="0" w:type="dxa"/>
            <w:bottom w:w="0" w:type="dxa"/>
          </w:tblCellMar>
        </w:tblPrEx>
        <w:trPr>
          <w:cantSplit/>
          <w:tblHeader/>
        </w:trPr>
        <w:tc>
          <w:tcPr>
            <w:tcW w:w="2400" w:type="dxa"/>
            <w:shd w:val="clear" w:color="auto" w:fill="1F4E79"/>
            <w:tcMar>
              <w:top w:w="60" w:type="dxa"/>
              <w:left w:w="110" w:type="dxa"/>
              <w:bottom w:w="60" w:type="dxa"/>
              <w:right w:w="110" w:type="dxa"/>
            </w:tcMar>
          </w:tcPr>
          <w:p w14:paraId="15D05359" w14:textId="77777777" w:rsidR="00FB4191" w:rsidRDefault="00000000">
            <w:pPr>
              <w:spacing w:before="40" w:after="40" w:line="250" w:lineRule="auto"/>
            </w:pPr>
            <w:r>
              <w:rPr>
                <w:b/>
                <w:bCs/>
                <w:color w:val="FFFFFF"/>
                <w:sz w:val="19"/>
                <w:szCs w:val="19"/>
              </w:rPr>
              <w:t>Class</w:t>
            </w:r>
          </w:p>
        </w:tc>
        <w:tc>
          <w:tcPr>
            <w:tcW w:w="3400" w:type="dxa"/>
            <w:shd w:val="clear" w:color="auto" w:fill="1F4E79"/>
            <w:tcMar>
              <w:top w:w="60" w:type="dxa"/>
              <w:left w:w="110" w:type="dxa"/>
              <w:bottom w:w="60" w:type="dxa"/>
              <w:right w:w="110" w:type="dxa"/>
            </w:tcMar>
          </w:tcPr>
          <w:p w14:paraId="741A2F62" w14:textId="77777777" w:rsidR="00FB4191" w:rsidRDefault="00000000">
            <w:pPr>
              <w:spacing w:before="40" w:after="40" w:line="250" w:lineRule="auto"/>
            </w:pPr>
            <w:r>
              <w:rPr>
                <w:b/>
                <w:bCs/>
                <w:color w:val="FFFFFF"/>
                <w:sz w:val="19"/>
                <w:szCs w:val="19"/>
              </w:rPr>
              <w:t>Examples</w:t>
            </w:r>
          </w:p>
        </w:tc>
        <w:tc>
          <w:tcPr>
            <w:tcW w:w="3560" w:type="dxa"/>
            <w:shd w:val="clear" w:color="auto" w:fill="1F4E79"/>
            <w:tcMar>
              <w:top w:w="60" w:type="dxa"/>
              <w:left w:w="110" w:type="dxa"/>
              <w:bottom w:w="60" w:type="dxa"/>
              <w:right w:w="110" w:type="dxa"/>
            </w:tcMar>
          </w:tcPr>
          <w:p w14:paraId="2B98A954" w14:textId="77777777" w:rsidR="00FB4191" w:rsidRDefault="00000000">
            <w:pPr>
              <w:spacing w:before="40" w:after="40" w:line="250" w:lineRule="auto"/>
            </w:pPr>
            <w:r>
              <w:rPr>
                <w:b/>
                <w:bCs/>
                <w:color w:val="FFFFFF"/>
                <w:sz w:val="19"/>
                <w:szCs w:val="19"/>
              </w:rPr>
              <w:t>Handling</w:t>
            </w:r>
          </w:p>
        </w:tc>
      </w:tr>
      <w:tr w:rsidR="00FB4191" w14:paraId="7DAB90E4" w14:textId="77777777">
        <w:tblPrEx>
          <w:tblCellMar>
            <w:top w:w="0" w:type="dxa"/>
            <w:bottom w:w="0" w:type="dxa"/>
          </w:tblCellMar>
        </w:tblPrEx>
        <w:trPr>
          <w:cantSplit/>
        </w:trPr>
        <w:tc>
          <w:tcPr>
            <w:tcW w:w="2400" w:type="dxa"/>
            <w:tcMar>
              <w:top w:w="60" w:type="dxa"/>
              <w:left w:w="110" w:type="dxa"/>
              <w:bottom w:w="60" w:type="dxa"/>
              <w:right w:w="110" w:type="dxa"/>
            </w:tcMar>
          </w:tcPr>
          <w:p w14:paraId="40C7D3A9" w14:textId="77777777" w:rsidR="00FB4191" w:rsidRDefault="00000000">
            <w:pPr>
              <w:spacing w:before="40" w:after="40" w:line="250" w:lineRule="auto"/>
            </w:pPr>
            <w:r>
              <w:rPr>
                <w:sz w:val="19"/>
                <w:szCs w:val="19"/>
              </w:rPr>
              <w:t>Transient</w:t>
            </w:r>
          </w:p>
        </w:tc>
        <w:tc>
          <w:tcPr>
            <w:tcW w:w="3400" w:type="dxa"/>
            <w:tcMar>
              <w:top w:w="60" w:type="dxa"/>
              <w:left w:w="110" w:type="dxa"/>
              <w:bottom w:w="60" w:type="dxa"/>
              <w:right w:w="110" w:type="dxa"/>
            </w:tcMar>
          </w:tcPr>
          <w:p w14:paraId="4D0FDE93" w14:textId="77777777" w:rsidR="00FB4191" w:rsidRDefault="00000000">
            <w:pPr>
              <w:spacing w:before="40" w:after="40" w:line="250" w:lineRule="auto"/>
            </w:pPr>
            <w:r>
              <w:rPr>
                <w:sz w:val="19"/>
                <w:szCs w:val="19"/>
              </w:rPr>
              <w:t>HTTP 429 from Document Intelligence or Azure OpenAI, Mercury timeout, transient database error</w:t>
            </w:r>
          </w:p>
        </w:tc>
        <w:tc>
          <w:tcPr>
            <w:tcW w:w="3560" w:type="dxa"/>
            <w:tcMar>
              <w:top w:w="60" w:type="dxa"/>
              <w:left w:w="110" w:type="dxa"/>
              <w:bottom w:w="60" w:type="dxa"/>
              <w:right w:w="110" w:type="dxa"/>
            </w:tcMar>
          </w:tcPr>
          <w:p w14:paraId="74DA819E" w14:textId="77777777" w:rsidR="00FB4191" w:rsidRDefault="00000000">
            <w:pPr>
              <w:spacing w:before="40" w:after="40" w:line="250" w:lineRule="auto"/>
            </w:pPr>
            <w:r>
              <w:rPr>
                <w:sz w:val="19"/>
                <w:szCs w:val="19"/>
              </w:rPr>
              <w:t>Retry inside the handler with exponential backoff. Do not let it consume delivery count. Only dead-letter after the internal retry budget is exhausted.</w:t>
            </w:r>
          </w:p>
        </w:tc>
      </w:tr>
      <w:tr w:rsidR="00FB4191" w14:paraId="6CBDD183" w14:textId="77777777">
        <w:tblPrEx>
          <w:tblCellMar>
            <w:top w:w="0" w:type="dxa"/>
            <w:bottom w:w="0" w:type="dxa"/>
          </w:tblCellMar>
        </w:tblPrEx>
        <w:trPr>
          <w:cantSplit/>
        </w:trPr>
        <w:tc>
          <w:tcPr>
            <w:tcW w:w="2400" w:type="dxa"/>
            <w:shd w:val="clear" w:color="auto" w:fill="EEF3F9"/>
            <w:tcMar>
              <w:top w:w="60" w:type="dxa"/>
              <w:left w:w="110" w:type="dxa"/>
              <w:bottom w:w="60" w:type="dxa"/>
              <w:right w:w="110" w:type="dxa"/>
            </w:tcMar>
          </w:tcPr>
          <w:p w14:paraId="39E27CD4" w14:textId="77777777" w:rsidR="00FB4191" w:rsidRDefault="00000000">
            <w:pPr>
              <w:spacing w:before="40" w:after="40" w:line="250" w:lineRule="auto"/>
            </w:pPr>
            <w:r>
              <w:rPr>
                <w:sz w:val="19"/>
                <w:szCs w:val="19"/>
              </w:rPr>
              <w:t>Downstream outage</w:t>
            </w:r>
          </w:p>
        </w:tc>
        <w:tc>
          <w:tcPr>
            <w:tcW w:w="3400" w:type="dxa"/>
            <w:shd w:val="clear" w:color="auto" w:fill="EEF3F9"/>
            <w:tcMar>
              <w:top w:w="60" w:type="dxa"/>
              <w:left w:w="110" w:type="dxa"/>
              <w:bottom w:w="60" w:type="dxa"/>
              <w:right w:w="110" w:type="dxa"/>
            </w:tcMar>
          </w:tcPr>
          <w:p w14:paraId="40DBB08D" w14:textId="77777777" w:rsidR="00FB4191" w:rsidRDefault="00000000">
            <w:pPr>
              <w:spacing w:before="40" w:after="40" w:line="250" w:lineRule="auto"/>
            </w:pPr>
            <w:r>
              <w:rPr>
                <w:sz w:val="19"/>
                <w:szCs w:val="19"/>
              </w:rPr>
              <w:t>Mercury unavailable, Azure OpenAI region issue</w:t>
            </w:r>
          </w:p>
        </w:tc>
        <w:tc>
          <w:tcPr>
            <w:tcW w:w="3560" w:type="dxa"/>
            <w:shd w:val="clear" w:color="auto" w:fill="EEF3F9"/>
            <w:tcMar>
              <w:top w:w="60" w:type="dxa"/>
              <w:left w:w="110" w:type="dxa"/>
              <w:bottom w:w="60" w:type="dxa"/>
              <w:right w:w="110" w:type="dxa"/>
            </w:tcMar>
          </w:tcPr>
          <w:p w14:paraId="4710DB67" w14:textId="77777777" w:rsidR="00FB4191" w:rsidRDefault="00000000">
            <w:pPr>
              <w:spacing w:before="40" w:after="40" w:line="250" w:lineRule="auto"/>
            </w:pPr>
            <w:r>
              <w:rPr>
                <w:sz w:val="19"/>
                <w:szCs w:val="19"/>
              </w:rPr>
              <w:t>Back off and let the queue build. The queue is the shock absorber. Alert on queue depth, not on individual failures.</w:t>
            </w:r>
          </w:p>
        </w:tc>
      </w:tr>
      <w:tr w:rsidR="00FB4191" w14:paraId="4E08B35F" w14:textId="77777777">
        <w:tblPrEx>
          <w:tblCellMar>
            <w:top w:w="0" w:type="dxa"/>
            <w:bottom w:w="0" w:type="dxa"/>
          </w:tblCellMar>
        </w:tblPrEx>
        <w:trPr>
          <w:cantSplit/>
        </w:trPr>
        <w:tc>
          <w:tcPr>
            <w:tcW w:w="2400" w:type="dxa"/>
            <w:tcMar>
              <w:top w:w="60" w:type="dxa"/>
              <w:left w:w="110" w:type="dxa"/>
              <w:bottom w:w="60" w:type="dxa"/>
              <w:right w:w="110" w:type="dxa"/>
            </w:tcMar>
          </w:tcPr>
          <w:p w14:paraId="491B794A" w14:textId="77777777" w:rsidR="00FB4191" w:rsidRDefault="00000000">
            <w:pPr>
              <w:spacing w:before="40" w:after="40" w:line="250" w:lineRule="auto"/>
            </w:pPr>
            <w:r>
              <w:rPr>
                <w:sz w:val="19"/>
                <w:szCs w:val="19"/>
              </w:rPr>
              <w:t>Poison</w:t>
            </w:r>
          </w:p>
        </w:tc>
        <w:tc>
          <w:tcPr>
            <w:tcW w:w="3400" w:type="dxa"/>
            <w:tcMar>
              <w:top w:w="60" w:type="dxa"/>
              <w:left w:w="110" w:type="dxa"/>
              <w:bottom w:w="60" w:type="dxa"/>
              <w:right w:w="110" w:type="dxa"/>
            </w:tcMar>
          </w:tcPr>
          <w:p w14:paraId="3E08D889" w14:textId="77777777" w:rsidR="00FB4191" w:rsidRDefault="00000000">
            <w:pPr>
              <w:spacing w:before="40" w:after="40" w:line="250" w:lineRule="auto"/>
            </w:pPr>
            <w:r>
              <w:rPr>
                <w:sz w:val="19"/>
                <w:szCs w:val="19"/>
              </w:rPr>
              <w:t>Malformed or unreadable PDF, document_guid that no longer exists, schema violation that will never parse</w:t>
            </w:r>
          </w:p>
        </w:tc>
        <w:tc>
          <w:tcPr>
            <w:tcW w:w="3560" w:type="dxa"/>
            <w:tcMar>
              <w:top w:w="60" w:type="dxa"/>
              <w:left w:w="110" w:type="dxa"/>
              <w:bottom w:w="60" w:type="dxa"/>
              <w:right w:w="110" w:type="dxa"/>
            </w:tcMar>
          </w:tcPr>
          <w:p w14:paraId="7467D2A3" w14:textId="77777777" w:rsidR="00FB4191" w:rsidRDefault="00000000">
            <w:pPr>
              <w:spacing w:before="40" w:after="40" w:line="250" w:lineRule="auto"/>
            </w:pPr>
            <w:r>
              <w:rPr>
                <w:sz w:val="19"/>
                <w:szCs w:val="19"/>
              </w:rPr>
              <w:t>Dead-letter immediately and explicitly with a reason. Retrying five times wastes quota and delays everything behind it.</w:t>
            </w:r>
          </w:p>
        </w:tc>
      </w:tr>
    </w:tbl>
    <w:p w14:paraId="3ED61C9A" w14:textId="77777777" w:rsidR="00FB4191" w:rsidRDefault="00000000">
      <w:pPr>
        <w:pStyle w:val="Heading2"/>
        <w:spacing w:before="260" w:after="130"/>
      </w:pPr>
      <w:bookmarkStart w:id="31" w:name="_Toc240729604"/>
      <w:r>
        <w:t>6.4  The DLQ drain function</w:t>
      </w:r>
      <w:bookmarkEnd w:id="31"/>
    </w:p>
    <w:p w14:paraId="371418A9" w14:textId="77777777" w:rsidR="00FB4191" w:rsidRDefault="00000000">
      <w:pPr>
        <w:spacing w:after="130" w:line="276" w:lineRule="auto"/>
      </w:pPr>
      <w:r>
        <w:t>A dedicated function reads each dead-letter queue and, for every message:</w:t>
      </w:r>
    </w:p>
    <w:p w14:paraId="1902E7A2" w14:textId="77777777" w:rsidR="00FB4191" w:rsidRDefault="00000000">
      <w:pPr>
        <w:pStyle w:val="ListParagraph"/>
        <w:numPr>
          <w:ilvl w:val="0"/>
          <w:numId w:val="1"/>
        </w:numPr>
        <w:spacing w:after="70" w:line="264" w:lineRule="auto"/>
      </w:pPr>
      <w:r>
        <w:t>Writes a processing_error row with document_id, stage, error_class, the dead-letter reason and the original message id.</w:t>
      </w:r>
    </w:p>
    <w:p w14:paraId="1F7CFC55" w14:textId="77777777" w:rsidR="00FB4191" w:rsidRDefault="00000000">
      <w:pPr>
        <w:pStyle w:val="ListParagraph"/>
        <w:numPr>
          <w:ilvl w:val="0"/>
          <w:numId w:val="1"/>
        </w:numPr>
        <w:spacing w:after="70" w:line="264" w:lineRule="auto"/>
      </w:pPr>
      <w:r>
        <w:lastRenderedPageBreak/>
        <w:t>Sets the document's pipeline_status to MANUAL_REVIEW.</w:t>
      </w:r>
    </w:p>
    <w:p w14:paraId="18E9117D" w14:textId="77777777" w:rsidR="00FB4191" w:rsidRDefault="00000000">
      <w:pPr>
        <w:pStyle w:val="ListParagraph"/>
        <w:numPr>
          <w:ilvl w:val="0"/>
          <w:numId w:val="1"/>
        </w:numPr>
        <w:spacing w:after="70" w:line="264" w:lineRule="auto"/>
      </w:pPr>
      <w:r>
        <w:t>Queues a fallback outcome to mercury_outbox — by default IN, with decided_by = FALLBACK — so the document still reaches Intake. This is the step that makes failure visible rather than silent, and it is subject to Intake's confirmation (question I-1).</w:t>
      </w:r>
    </w:p>
    <w:p w14:paraId="40509C43" w14:textId="77777777" w:rsidR="00FB4191" w:rsidRDefault="00000000">
      <w:pPr>
        <w:pStyle w:val="ListParagraph"/>
        <w:numPr>
          <w:ilvl w:val="0"/>
          <w:numId w:val="1"/>
        </w:numPr>
        <w:spacing w:after="70" w:line="264" w:lineRule="auto"/>
      </w:pPr>
      <w:r>
        <w:t>Raises an alert if the dead-letter rate crosses a threshold, because a spike almost always means a systemic problem rather than a bad document.</w:t>
      </w:r>
    </w:p>
    <w:p w14:paraId="6F87847D" w14:textId="77777777" w:rsidR="00FB4191" w:rsidRDefault="00000000">
      <w:r>
        <w:br w:type="page"/>
      </w:r>
    </w:p>
    <w:p w14:paraId="3CF29A8F" w14:textId="77777777" w:rsidR="00FB4191" w:rsidRDefault="00000000">
      <w:pPr>
        <w:pStyle w:val="Heading1"/>
        <w:spacing w:after="130"/>
      </w:pPr>
      <w:bookmarkStart w:id="32" w:name="_Toc240729605"/>
      <w:r>
        <w:lastRenderedPageBreak/>
        <w:t>7.  Database design</w:t>
      </w:r>
      <w:bookmarkEnd w:id="32"/>
    </w:p>
    <w:p w14:paraId="42203033" w14:textId="77777777" w:rsidR="00FB4191" w:rsidRDefault="00000000">
      <w:pPr>
        <w:spacing w:after="130" w:line="276" w:lineRule="auto"/>
      </w:pPr>
      <w:r>
        <w:t>Eleven tables. The central design decision is that stage status and artifact URLs live in an audit table rather than as a widening set of per-stage columns on dmer_document.</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4680"/>
        <w:gridCol w:w="4680"/>
      </w:tblGrid>
      <w:tr w:rsidR="00FB4191" w14:paraId="414A1297" w14:textId="77777777">
        <w:tblPrEx>
          <w:tblCellMar>
            <w:top w:w="0" w:type="dxa"/>
            <w:bottom w:w="0" w:type="dxa"/>
          </w:tblCellMar>
        </w:tblPrEx>
        <w:trPr>
          <w:cantSplit/>
          <w:tblHeader/>
        </w:trPr>
        <w:tc>
          <w:tcPr>
            <w:tcW w:w="4680" w:type="dxa"/>
            <w:shd w:val="clear" w:color="auto" w:fill="1F4E79"/>
            <w:tcMar>
              <w:top w:w="60" w:type="dxa"/>
              <w:left w:w="110" w:type="dxa"/>
              <w:bottom w:w="60" w:type="dxa"/>
              <w:right w:w="110" w:type="dxa"/>
            </w:tcMar>
          </w:tcPr>
          <w:p w14:paraId="67E5DC9B" w14:textId="77777777" w:rsidR="00FB4191" w:rsidRDefault="00000000">
            <w:pPr>
              <w:spacing w:before="40" w:after="40" w:line="250" w:lineRule="auto"/>
            </w:pPr>
            <w:r>
              <w:rPr>
                <w:b/>
                <w:bCs/>
                <w:color w:val="FFFFFF"/>
                <w:sz w:val="19"/>
                <w:szCs w:val="19"/>
              </w:rPr>
              <w:t>Per-stage columns on one row</w:t>
            </w:r>
          </w:p>
        </w:tc>
        <w:tc>
          <w:tcPr>
            <w:tcW w:w="4680" w:type="dxa"/>
            <w:shd w:val="clear" w:color="auto" w:fill="1F4E79"/>
            <w:tcMar>
              <w:top w:w="60" w:type="dxa"/>
              <w:left w:w="110" w:type="dxa"/>
              <w:bottom w:w="60" w:type="dxa"/>
              <w:right w:w="110" w:type="dxa"/>
            </w:tcMar>
          </w:tcPr>
          <w:p w14:paraId="784D1C78" w14:textId="77777777" w:rsidR="00FB4191" w:rsidRDefault="00000000">
            <w:pPr>
              <w:spacing w:before="40" w:after="40" w:line="250" w:lineRule="auto"/>
            </w:pPr>
            <w:r>
              <w:rPr>
                <w:b/>
                <w:bCs/>
                <w:color w:val="FFFFFF"/>
                <w:sz w:val="19"/>
                <w:szCs w:val="19"/>
              </w:rPr>
              <w:t>Stage-run audit table (recommended)</w:t>
            </w:r>
          </w:p>
        </w:tc>
      </w:tr>
      <w:tr w:rsidR="00FB4191" w14:paraId="437EB934" w14:textId="77777777">
        <w:tblPrEx>
          <w:tblCellMar>
            <w:top w:w="0" w:type="dxa"/>
            <w:bottom w:w="0" w:type="dxa"/>
          </w:tblCellMar>
        </w:tblPrEx>
        <w:trPr>
          <w:cantSplit/>
        </w:trPr>
        <w:tc>
          <w:tcPr>
            <w:tcW w:w="4680" w:type="dxa"/>
            <w:tcMar>
              <w:top w:w="60" w:type="dxa"/>
              <w:left w:w="110" w:type="dxa"/>
              <w:bottom w:w="60" w:type="dxa"/>
              <w:right w:w="110" w:type="dxa"/>
            </w:tcMar>
          </w:tcPr>
          <w:p w14:paraId="51B81361" w14:textId="77777777" w:rsidR="00FB4191" w:rsidRDefault="00000000">
            <w:pPr>
              <w:spacing w:before="40" w:after="40" w:line="250" w:lineRule="auto"/>
            </w:pPr>
            <w:r>
              <w:rPr>
                <w:sz w:val="19"/>
                <w:szCs w:val="19"/>
              </w:rPr>
              <w:t>extraction_status, extraction_blob_url, normalization_status, normalization_blob_url, rules_status …</w:t>
            </w:r>
          </w:p>
        </w:tc>
        <w:tc>
          <w:tcPr>
            <w:tcW w:w="4680" w:type="dxa"/>
            <w:tcMar>
              <w:top w:w="60" w:type="dxa"/>
              <w:left w:w="110" w:type="dxa"/>
              <w:bottom w:w="60" w:type="dxa"/>
              <w:right w:w="110" w:type="dxa"/>
            </w:tcMar>
          </w:tcPr>
          <w:p w14:paraId="1DCC58FE" w14:textId="77777777" w:rsidR="00FB4191" w:rsidRDefault="00000000">
            <w:pPr>
              <w:spacing w:before="40" w:after="40" w:line="250" w:lineRule="auto"/>
            </w:pPr>
            <w:r>
              <w:rPr>
                <w:sz w:val="19"/>
                <w:szCs w:val="19"/>
              </w:rPr>
              <w:t>One dmer_stage_run row per document, per stage, per attempt</w:t>
            </w:r>
          </w:p>
        </w:tc>
      </w:tr>
      <w:tr w:rsidR="00FB4191" w14:paraId="79723F87" w14:textId="77777777">
        <w:tblPrEx>
          <w:tblCellMar>
            <w:top w:w="0" w:type="dxa"/>
            <w:bottom w:w="0" w:type="dxa"/>
          </w:tblCellMar>
        </w:tblPrEx>
        <w:trPr>
          <w:cantSplit/>
        </w:trPr>
        <w:tc>
          <w:tcPr>
            <w:tcW w:w="4680" w:type="dxa"/>
            <w:shd w:val="clear" w:color="auto" w:fill="EEF3F9"/>
            <w:tcMar>
              <w:top w:w="60" w:type="dxa"/>
              <w:left w:w="110" w:type="dxa"/>
              <w:bottom w:w="60" w:type="dxa"/>
              <w:right w:w="110" w:type="dxa"/>
            </w:tcMar>
          </w:tcPr>
          <w:p w14:paraId="6F93CAD1" w14:textId="77777777" w:rsidR="00FB4191" w:rsidRDefault="00000000">
            <w:pPr>
              <w:spacing w:before="40" w:after="40" w:line="250" w:lineRule="auto"/>
            </w:pPr>
            <w:r>
              <w:rPr>
                <w:sz w:val="19"/>
                <w:szCs w:val="19"/>
              </w:rPr>
              <w:t>Simple to query for current state</w:t>
            </w:r>
          </w:p>
        </w:tc>
        <w:tc>
          <w:tcPr>
            <w:tcW w:w="4680" w:type="dxa"/>
            <w:shd w:val="clear" w:color="auto" w:fill="EEF3F9"/>
            <w:tcMar>
              <w:top w:w="60" w:type="dxa"/>
              <w:left w:w="110" w:type="dxa"/>
              <w:bottom w:w="60" w:type="dxa"/>
              <w:right w:w="110" w:type="dxa"/>
            </w:tcMar>
          </w:tcPr>
          <w:p w14:paraId="13D8A658" w14:textId="77777777" w:rsidR="00FB4191" w:rsidRDefault="00000000">
            <w:pPr>
              <w:spacing w:before="40" w:after="40" w:line="250" w:lineRule="auto"/>
            </w:pPr>
            <w:r>
              <w:rPr>
                <w:sz w:val="19"/>
                <w:szCs w:val="19"/>
              </w:rPr>
              <w:t>Current state is kept as denormalized pipeline_status and current_stage on dmer_document, so it is equally simple</w:t>
            </w:r>
          </w:p>
        </w:tc>
      </w:tr>
      <w:tr w:rsidR="00FB4191" w14:paraId="710FE8AF" w14:textId="77777777">
        <w:tblPrEx>
          <w:tblCellMar>
            <w:top w:w="0" w:type="dxa"/>
            <w:bottom w:w="0" w:type="dxa"/>
          </w:tblCellMar>
        </w:tblPrEx>
        <w:trPr>
          <w:cantSplit/>
        </w:trPr>
        <w:tc>
          <w:tcPr>
            <w:tcW w:w="4680" w:type="dxa"/>
            <w:tcMar>
              <w:top w:w="60" w:type="dxa"/>
              <w:left w:w="110" w:type="dxa"/>
              <w:bottom w:w="60" w:type="dxa"/>
              <w:right w:w="110" w:type="dxa"/>
            </w:tcMar>
          </w:tcPr>
          <w:p w14:paraId="2EFC1BC6" w14:textId="77777777" w:rsidR="00FB4191" w:rsidRDefault="00000000">
            <w:pPr>
              <w:spacing w:before="40" w:after="40" w:line="250" w:lineRule="auto"/>
            </w:pPr>
            <w:r>
              <w:rPr>
                <w:sz w:val="19"/>
                <w:szCs w:val="19"/>
              </w:rPr>
              <w:t>Attempt history is overwritten and lost</w:t>
            </w:r>
          </w:p>
        </w:tc>
        <w:tc>
          <w:tcPr>
            <w:tcW w:w="4680" w:type="dxa"/>
            <w:tcMar>
              <w:top w:w="60" w:type="dxa"/>
              <w:left w:w="110" w:type="dxa"/>
              <w:bottom w:w="60" w:type="dxa"/>
              <w:right w:w="110" w:type="dxa"/>
            </w:tcMar>
          </w:tcPr>
          <w:p w14:paraId="18C24CFB" w14:textId="77777777" w:rsidR="00FB4191" w:rsidRDefault="00000000">
            <w:pPr>
              <w:spacing w:before="40" w:after="40" w:line="250" w:lineRule="auto"/>
            </w:pPr>
            <w:r>
              <w:rPr>
                <w:sz w:val="19"/>
                <w:szCs w:val="19"/>
              </w:rPr>
              <w:t>Every attempt, duration, model version and error is retained</w:t>
            </w:r>
          </w:p>
        </w:tc>
      </w:tr>
      <w:tr w:rsidR="00FB4191" w14:paraId="48E22806" w14:textId="77777777">
        <w:tblPrEx>
          <w:tblCellMar>
            <w:top w:w="0" w:type="dxa"/>
            <w:bottom w:w="0" w:type="dxa"/>
          </w:tblCellMar>
        </w:tblPrEx>
        <w:trPr>
          <w:cantSplit/>
        </w:trPr>
        <w:tc>
          <w:tcPr>
            <w:tcW w:w="4680" w:type="dxa"/>
            <w:shd w:val="clear" w:color="auto" w:fill="EEF3F9"/>
            <w:tcMar>
              <w:top w:w="60" w:type="dxa"/>
              <w:left w:w="110" w:type="dxa"/>
              <w:bottom w:w="60" w:type="dxa"/>
              <w:right w:w="110" w:type="dxa"/>
            </w:tcMar>
          </w:tcPr>
          <w:p w14:paraId="0A5E87ED" w14:textId="77777777" w:rsidR="00FB4191" w:rsidRDefault="00000000">
            <w:pPr>
              <w:spacing w:before="40" w:after="40" w:line="250" w:lineRule="auto"/>
            </w:pPr>
            <w:r>
              <w:rPr>
                <w:sz w:val="19"/>
                <w:szCs w:val="19"/>
              </w:rPr>
              <w:t>Adding a stage requires a schema migration</w:t>
            </w:r>
          </w:p>
        </w:tc>
        <w:tc>
          <w:tcPr>
            <w:tcW w:w="4680" w:type="dxa"/>
            <w:shd w:val="clear" w:color="auto" w:fill="EEF3F9"/>
            <w:tcMar>
              <w:top w:w="60" w:type="dxa"/>
              <w:left w:w="110" w:type="dxa"/>
              <w:bottom w:w="60" w:type="dxa"/>
              <w:right w:w="110" w:type="dxa"/>
            </w:tcMar>
          </w:tcPr>
          <w:p w14:paraId="6791366F" w14:textId="77777777" w:rsidR="00FB4191" w:rsidRDefault="00000000">
            <w:pPr>
              <w:spacing w:before="40" w:after="40" w:line="250" w:lineRule="auto"/>
            </w:pPr>
            <w:r>
              <w:rPr>
                <w:sz w:val="19"/>
                <w:szCs w:val="19"/>
              </w:rPr>
              <w:t>Adding a stage requires a new enum value</w:t>
            </w:r>
          </w:p>
        </w:tc>
      </w:tr>
      <w:tr w:rsidR="00FB4191" w14:paraId="51CC83EE" w14:textId="77777777">
        <w:tblPrEx>
          <w:tblCellMar>
            <w:top w:w="0" w:type="dxa"/>
            <w:bottom w:w="0" w:type="dxa"/>
          </w:tblCellMar>
        </w:tblPrEx>
        <w:trPr>
          <w:cantSplit/>
        </w:trPr>
        <w:tc>
          <w:tcPr>
            <w:tcW w:w="4680" w:type="dxa"/>
            <w:tcMar>
              <w:top w:w="60" w:type="dxa"/>
              <w:left w:w="110" w:type="dxa"/>
              <w:bottom w:w="60" w:type="dxa"/>
              <w:right w:w="110" w:type="dxa"/>
            </w:tcMar>
          </w:tcPr>
          <w:p w14:paraId="27265702" w14:textId="77777777" w:rsidR="00FB4191" w:rsidRDefault="00000000">
            <w:pPr>
              <w:spacing w:before="40" w:after="40" w:line="250" w:lineRule="auto"/>
            </w:pPr>
            <w:r>
              <w:rPr>
                <w:sz w:val="19"/>
                <w:szCs w:val="19"/>
              </w:rPr>
              <w:t>Cannot answer "how long does extraction take at p95"</w:t>
            </w:r>
          </w:p>
        </w:tc>
        <w:tc>
          <w:tcPr>
            <w:tcW w:w="4680" w:type="dxa"/>
            <w:tcMar>
              <w:top w:w="60" w:type="dxa"/>
              <w:left w:w="110" w:type="dxa"/>
              <w:bottom w:w="60" w:type="dxa"/>
              <w:right w:w="110" w:type="dxa"/>
            </w:tcMar>
          </w:tcPr>
          <w:p w14:paraId="04E49FA1" w14:textId="77777777" w:rsidR="00FB4191" w:rsidRDefault="00000000">
            <w:pPr>
              <w:spacing w:before="40" w:after="40" w:line="250" w:lineRule="auto"/>
            </w:pPr>
            <w:r>
              <w:rPr>
                <w:sz w:val="19"/>
                <w:szCs w:val="19"/>
              </w:rPr>
              <w:t>Answers it directly</w:t>
            </w:r>
          </w:p>
        </w:tc>
      </w:tr>
    </w:tbl>
    <w:p w14:paraId="2DEE3441" w14:textId="77777777" w:rsidR="00FB4191" w:rsidRDefault="00000000">
      <w:pPr>
        <w:spacing w:before="160" w:after="80"/>
        <w:jc w:val="center"/>
      </w:pPr>
      <w:del w:id="1010" w:author="Claude" w:date="2026-09-23T00:00:00Z">
        <w:r>
          <w:rPr>
            <w:noProof/>
          </w:rPr>
          <w:lastRenderedPageBreak/>
          <w:drawing>
            <wp:inline distT="0" distB="0" distL="0" distR="0" wp14:anchorId="7AC6B2AC" wp14:editId="33C1679F">
              <wp:extent cx="5029200" cy="8229600"/>
              <wp:effectExtent l="0" t="0" r="0" b="0"/>
              <wp:docPr id="467784945" name="Picture 46778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8229600"/>
                      </a:xfrm>
                      <a:prstGeom prst="rect">
                        <a:avLst/>
                      </a:prstGeom>
                    </pic:spPr>
                  </pic:pic>
                </a:graphicData>
              </a:graphic>
            </wp:inline>
          </w:drawing>
        </w:r>
      </w:del>
      <w:ins w:id="1011" w:author="Claude" w:date="2026-09-23T00:00:00Z">
        <w:r>
          <w:rPr>
            <w:noProof/>
          </w:rPr>
          <w:drawing>
            <wp:inline distT="0" distB="0" distL="0" distR="0" wp14:anchorId="7AC6B2AD" wp14:editId="33C1679E">
              <wp:extent cx="5943600" cy="3495800"/>
              <wp:effectExtent l="0" t="0" r="0" b="0"/>
              <wp:docPr id="700000001" name="Picture 7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495800"/>
                      </a:xfrm>
                      <a:prstGeom prst="rect">
                        <a:avLst/>
                      </a:prstGeom>
                    </pic:spPr>
                  </pic:pic>
                </a:graphicData>
              </a:graphic>
            </wp:inline>
          </w:drawing>
        </w:r>
      </w:ins>
    </w:p>
    <w:p w14:paraId="26575F95" w14:textId="77777777" w:rsidR="00FB4191" w:rsidRDefault="00000000">
      <w:pPr>
        <w:spacing w:after="240"/>
        <w:jc w:val="center"/>
      </w:pPr>
      <w:r>
        <w:rPr>
          <w:i/>
          <w:iCs/>
          <w:color w:val="555555"/>
          <w:sz w:val="18"/>
          <w:szCs w:val="18"/>
        </w:rPr>
        <w:lastRenderedPageBreak/>
        <w:t>Figure 2 — Entity relationship diagram.</w:t>
      </w:r>
    </w:p>
    <w:p w14:paraId="00FA92ED" w14:textId="77777777" w:rsidR="00FB4191" w:rsidRDefault="00000000">
      <w:pPr>
        <w:pStyle w:val="Heading2"/>
        <w:spacing w:before="260" w:after="130"/>
      </w:pPr>
      <w:bookmarkStart w:id="33" w:name="_Toc240729606"/>
      <w:r>
        <w:t>7.1  Table responsibilities</w:t>
      </w:r>
      <w:bookmarkEnd w:id="33"/>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2300"/>
        <w:gridCol w:w="7060"/>
      </w:tblGrid>
      <w:tr w:rsidR="00FB4191" w14:paraId="0732DAA4" w14:textId="77777777">
        <w:tblPrEx>
          <w:tblCellMar>
            <w:top w:w="0" w:type="dxa"/>
            <w:bottom w:w="0" w:type="dxa"/>
          </w:tblCellMar>
        </w:tblPrEx>
        <w:trPr>
          <w:cantSplit/>
          <w:tblHeader/>
        </w:trPr>
        <w:tc>
          <w:tcPr>
            <w:tcW w:w="2300" w:type="dxa"/>
            <w:shd w:val="clear" w:color="auto" w:fill="1F4E79"/>
            <w:tcMar>
              <w:top w:w="60" w:type="dxa"/>
              <w:left w:w="110" w:type="dxa"/>
              <w:bottom w:w="60" w:type="dxa"/>
              <w:right w:w="110" w:type="dxa"/>
            </w:tcMar>
          </w:tcPr>
          <w:p w14:paraId="27E33FA1" w14:textId="77777777" w:rsidR="00FB4191" w:rsidRDefault="00000000">
            <w:pPr>
              <w:spacing w:before="40" w:after="40" w:line="250" w:lineRule="auto"/>
            </w:pPr>
            <w:r>
              <w:rPr>
                <w:b/>
                <w:bCs/>
                <w:color w:val="FFFFFF"/>
                <w:sz w:val="19"/>
                <w:szCs w:val="19"/>
              </w:rPr>
              <w:t>Table</w:t>
            </w:r>
          </w:p>
        </w:tc>
        <w:tc>
          <w:tcPr>
            <w:tcW w:w="7060" w:type="dxa"/>
            <w:shd w:val="clear" w:color="auto" w:fill="1F4E79"/>
            <w:tcMar>
              <w:top w:w="60" w:type="dxa"/>
              <w:left w:w="110" w:type="dxa"/>
              <w:bottom w:w="60" w:type="dxa"/>
              <w:right w:w="110" w:type="dxa"/>
            </w:tcMar>
          </w:tcPr>
          <w:p w14:paraId="540CB970" w14:textId="77777777" w:rsidR="00FB4191" w:rsidRDefault="00000000">
            <w:pPr>
              <w:spacing w:before="40" w:after="40" w:line="250" w:lineRule="auto"/>
            </w:pPr>
            <w:r>
              <w:rPr>
                <w:b/>
                <w:bCs/>
                <w:color w:val="FFFFFF"/>
                <w:sz w:val="19"/>
                <w:szCs w:val="19"/>
              </w:rPr>
              <w:t>Responsibility</w:t>
            </w:r>
          </w:p>
        </w:tc>
      </w:tr>
      <w:tr w:rsidR="00FB4191" w14:paraId="2AD41E99" w14:textId="77777777">
        <w:tblPrEx>
          <w:tblCellMar>
            <w:top w:w="0" w:type="dxa"/>
            <w:bottom w:w="0" w:type="dxa"/>
          </w:tblCellMar>
        </w:tblPrEx>
        <w:trPr>
          <w:cantSplit/>
        </w:trPr>
        <w:tc>
          <w:tcPr>
            <w:tcW w:w="2300" w:type="dxa"/>
            <w:tcMar>
              <w:top w:w="60" w:type="dxa"/>
              <w:left w:w="110" w:type="dxa"/>
              <w:bottom w:w="60" w:type="dxa"/>
              <w:right w:w="110" w:type="dxa"/>
            </w:tcMar>
          </w:tcPr>
          <w:p w14:paraId="44FA7263" w14:textId="77777777" w:rsidR="00FB4191" w:rsidRDefault="00000000">
            <w:pPr>
              <w:spacing w:before="40" w:after="40" w:line="250" w:lineRule="auto"/>
            </w:pPr>
            <w:r>
              <w:rPr>
                <w:sz w:val="19"/>
                <w:szCs w:val="19"/>
              </w:rPr>
              <w:t>dmer_document</w:t>
            </w:r>
          </w:p>
        </w:tc>
        <w:tc>
          <w:tcPr>
            <w:tcW w:w="7060" w:type="dxa"/>
            <w:tcMar>
              <w:top w:w="60" w:type="dxa"/>
              <w:left w:w="110" w:type="dxa"/>
              <w:bottom w:w="60" w:type="dxa"/>
              <w:right w:w="110" w:type="dxa"/>
            </w:tcMar>
          </w:tcPr>
          <w:p w14:paraId="57030B44" w14:textId="77777777" w:rsidR="00FB4191" w:rsidRDefault="00000000">
            <w:pPr>
              <w:spacing w:before="40" w:after="40" w:line="250" w:lineRule="auto"/>
            </w:pPr>
            <w:r>
              <w:rPr>
                <w:sz w:val="19"/>
                <w:szCs w:val="19"/>
              </w:rPr>
              <w:t>One row per document_guid. Mercury metadata as received, plus current pipeline position. Unique on document_guid; this uniqueness is what makes re-polling and webhook overlap safe.</w:t>
            </w:r>
          </w:p>
        </w:tc>
      </w:tr>
      <w:tr w:rsidR="00FB4191" w14:paraId="541B0C4B" w14:textId="77777777">
        <w:tblPrEx>
          <w:tblCellMar>
            <w:top w:w="0" w:type="dxa"/>
            <w:bottom w:w="0" w:type="dxa"/>
          </w:tblCellMar>
        </w:tblPrEx>
        <w:trPr>
          <w:cantSplit/>
        </w:trPr>
        <w:tc>
          <w:tcPr>
            <w:tcW w:w="2300" w:type="dxa"/>
            <w:shd w:val="clear" w:color="auto" w:fill="EEF3F9"/>
            <w:tcMar>
              <w:top w:w="60" w:type="dxa"/>
              <w:left w:w="110" w:type="dxa"/>
              <w:bottom w:w="60" w:type="dxa"/>
              <w:right w:w="110" w:type="dxa"/>
            </w:tcMar>
          </w:tcPr>
          <w:p w14:paraId="26A6A6D4" w14:textId="77777777" w:rsidR="00FB4191" w:rsidRDefault="00000000">
            <w:pPr>
              <w:spacing w:before="40" w:after="40" w:line="250" w:lineRule="auto"/>
            </w:pPr>
            <w:r>
              <w:rPr>
                <w:sz w:val="19"/>
                <w:szCs w:val="19"/>
              </w:rPr>
              <w:t>dmer_stage_run</w:t>
            </w:r>
          </w:p>
        </w:tc>
        <w:tc>
          <w:tcPr>
            <w:tcW w:w="7060" w:type="dxa"/>
            <w:shd w:val="clear" w:color="auto" w:fill="EEF3F9"/>
            <w:tcMar>
              <w:top w:w="60" w:type="dxa"/>
              <w:left w:w="110" w:type="dxa"/>
              <w:bottom w:w="60" w:type="dxa"/>
              <w:right w:w="110" w:type="dxa"/>
            </w:tcMar>
          </w:tcPr>
          <w:p w14:paraId="625AE549" w14:textId="77777777" w:rsidR="00FB4191" w:rsidRDefault="00000000">
            <w:pPr>
              <w:spacing w:before="40" w:after="40" w:line="250" w:lineRule="auto"/>
            </w:pPr>
            <w:r>
              <w:rPr>
                <w:sz w:val="19"/>
                <w:szCs w:val="19"/>
              </w:rPr>
              <w:t>The audit trail. One row per document per stage per attempt, carrying the output blob URL, timings, model or rules version, and any error.</w:t>
            </w:r>
          </w:p>
        </w:tc>
      </w:tr>
      <w:tr w:rsidR="00FB4191" w14:paraId="7546D238" w14:textId="77777777">
        <w:tblPrEx>
          <w:tblCellMar>
            <w:top w:w="0" w:type="dxa"/>
            <w:bottom w:w="0" w:type="dxa"/>
          </w:tblCellMar>
        </w:tblPrEx>
        <w:trPr>
          <w:cantSplit/>
        </w:trPr>
        <w:tc>
          <w:tcPr>
            <w:tcW w:w="2300" w:type="dxa"/>
            <w:tcMar>
              <w:top w:w="60" w:type="dxa"/>
              <w:left w:w="110" w:type="dxa"/>
              <w:bottom w:w="60" w:type="dxa"/>
              <w:right w:w="110" w:type="dxa"/>
            </w:tcMar>
          </w:tcPr>
          <w:p w14:paraId="2CB36CDE" w14:textId="77777777" w:rsidR="00FB4191" w:rsidRDefault="00000000">
            <w:pPr>
              <w:spacing w:before="40" w:after="40" w:line="250" w:lineRule="auto"/>
            </w:pPr>
            <w:r>
              <w:rPr>
                <w:sz w:val="19"/>
                <w:szCs w:val="19"/>
              </w:rPr>
              <w:t>dmer_extraction</w:t>
            </w:r>
          </w:p>
        </w:tc>
        <w:tc>
          <w:tcPr>
            <w:tcW w:w="7060" w:type="dxa"/>
            <w:tcMar>
              <w:top w:w="60" w:type="dxa"/>
              <w:left w:w="110" w:type="dxa"/>
              <w:bottom w:w="60" w:type="dxa"/>
              <w:right w:w="110" w:type="dxa"/>
            </w:tcMar>
          </w:tcPr>
          <w:p w14:paraId="7A644F65" w14:textId="77777777" w:rsidR="00FB4191" w:rsidRDefault="00000000">
            <w:pPr>
              <w:spacing w:before="40" w:after="40" w:line="250" w:lineRule="auto"/>
            </w:pPr>
            <w:r>
              <w:rPr>
                <w:sz w:val="19"/>
                <w:szCs w:val="19"/>
              </w:rPr>
              <w:t>The small set of extracted values that need to be queried rather than merely stored: licence read from the page, exam date, physician, the three cut-off flags, confidence, and the canonical comparison fields plus their hash. Keeping the hash here is what makes duplicate detection cheap; it avoids fetching and diffing two blobs on every comparison.</w:t>
            </w:r>
          </w:p>
        </w:tc>
      </w:tr>
      <w:tr w:rsidR="00FB4191" w14:paraId="3A5DAACA" w14:textId="77777777">
        <w:tblPrEx>
          <w:tblCellMar>
            <w:top w:w="0" w:type="dxa"/>
            <w:bottom w:w="0" w:type="dxa"/>
          </w:tblCellMar>
        </w:tblPrEx>
        <w:trPr>
          <w:cantSplit/>
        </w:trPr>
        <w:tc>
          <w:tcPr>
            <w:tcW w:w="2300" w:type="dxa"/>
            <w:shd w:val="clear" w:color="auto" w:fill="EEF3F9"/>
            <w:tcMar>
              <w:top w:w="60" w:type="dxa"/>
              <w:left w:w="110" w:type="dxa"/>
              <w:bottom w:w="60" w:type="dxa"/>
              <w:right w:w="110" w:type="dxa"/>
            </w:tcMar>
          </w:tcPr>
          <w:p w14:paraId="38FBAA5A" w14:textId="77777777" w:rsidR="00FB4191" w:rsidRDefault="00000000">
            <w:pPr>
              <w:spacing w:before="40" w:after="40" w:line="250" w:lineRule="auto"/>
            </w:pPr>
            <w:r>
              <w:rPr>
                <w:sz w:val="19"/>
                <w:szCs w:val="19"/>
              </w:rPr>
              <w:t>driver</w:t>
            </w:r>
          </w:p>
        </w:tc>
        <w:tc>
          <w:tcPr>
            <w:tcW w:w="7060" w:type="dxa"/>
            <w:shd w:val="clear" w:color="auto" w:fill="EEF3F9"/>
            <w:tcMar>
              <w:top w:w="60" w:type="dxa"/>
              <w:left w:w="110" w:type="dxa"/>
              <w:bottom w:w="60" w:type="dxa"/>
              <w:right w:w="110" w:type="dxa"/>
            </w:tcMar>
          </w:tcPr>
          <w:p w14:paraId="29C309DA" w14:textId="77777777" w:rsidR="00FB4191" w:rsidRDefault="00000000">
            <w:pPr>
              <w:spacing w:before="40" w:after="40" w:line="250" w:lineRule="auto"/>
            </w:pPr>
            <w:r>
              <w:rPr>
                <w:sz w:val="19"/>
                <w:szCs w:val="19"/>
              </w:rPr>
              <w:t>The grouping key. Needed independently of Mercury because documents must be grouped by licence even when Mercury returned no driver object.</w:t>
            </w:r>
          </w:p>
        </w:tc>
      </w:tr>
      <w:tr w:rsidR="00FB4191" w14:paraId="51F59139" w14:textId="77777777">
        <w:tblPrEx>
          <w:tblCellMar>
            <w:top w:w="0" w:type="dxa"/>
            <w:bottom w:w="0" w:type="dxa"/>
          </w:tblCellMar>
        </w:tblPrEx>
        <w:trPr>
          <w:cantSplit/>
        </w:trPr>
        <w:tc>
          <w:tcPr>
            <w:tcW w:w="2300" w:type="dxa"/>
            <w:tcMar>
              <w:top w:w="60" w:type="dxa"/>
              <w:left w:w="110" w:type="dxa"/>
              <w:bottom w:w="60" w:type="dxa"/>
              <w:right w:w="110" w:type="dxa"/>
            </w:tcMar>
          </w:tcPr>
          <w:p w14:paraId="366DE2DF" w14:textId="77777777" w:rsidR="00FB4191" w:rsidRDefault="00000000">
            <w:pPr>
              <w:spacing w:before="40" w:after="40" w:line="250" w:lineRule="auto"/>
            </w:pPr>
            <w:r>
              <w:rPr>
                <w:sz w:val="19"/>
                <w:szCs w:val="19"/>
              </w:rPr>
              <w:t>driver_evaluation</w:t>
            </w:r>
          </w:p>
        </w:tc>
        <w:tc>
          <w:tcPr>
            <w:tcW w:w="7060" w:type="dxa"/>
            <w:tcMar>
              <w:top w:w="60" w:type="dxa"/>
              <w:left w:w="110" w:type="dxa"/>
              <w:bottom w:w="60" w:type="dxa"/>
              <w:right w:w="110" w:type="dxa"/>
            </w:tcMar>
          </w:tcPr>
          <w:p w14:paraId="30A55689" w14:textId="77777777" w:rsidR="00FB4191" w:rsidRDefault="00000000">
            <w:pPr>
              <w:spacing w:before="40" w:after="40" w:line="250" w:lineRule="auto"/>
            </w:pPr>
            <w:r>
              <w:rPr>
                <w:sz w:val="19"/>
                <w:szCs w:val="19"/>
              </w:rPr>
              <w:t>The join unit, and the row that makes waiting explicit. Holds status, the expected and completed document counts, and when Mercury was last consulted.</w:t>
            </w:r>
          </w:p>
        </w:tc>
      </w:tr>
      <w:tr w:rsidR="00FB4191" w14:paraId="390312B7" w14:textId="77777777">
        <w:tblPrEx>
          <w:tblCellMar>
            <w:top w:w="0" w:type="dxa"/>
            <w:bottom w:w="0" w:type="dxa"/>
          </w:tblCellMar>
        </w:tblPrEx>
        <w:trPr>
          <w:cantSplit/>
        </w:trPr>
        <w:tc>
          <w:tcPr>
            <w:tcW w:w="2300" w:type="dxa"/>
            <w:shd w:val="clear" w:color="auto" w:fill="EEF3F9"/>
            <w:tcMar>
              <w:top w:w="60" w:type="dxa"/>
              <w:left w:w="110" w:type="dxa"/>
              <w:bottom w:w="60" w:type="dxa"/>
              <w:right w:w="110" w:type="dxa"/>
            </w:tcMar>
          </w:tcPr>
          <w:p w14:paraId="54D10E2C" w14:textId="77777777" w:rsidR="00FB4191" w:rsidRDefault="00000000">
            <w:pPr>
              <w:spacing w:before="40" w:after="40" w:line="250" w:lineRule="auto"/>
            </w:pPr>
            <w:r>
              <w:rPr>
                <w:sz w:val="19"/>
                <w:szCs w:val="19"/>
              </w:rPr>
              <w:t>rule_evaluation</w:t>
            </w:r>
          </w:p>
        </w:tc>
        <w:tc>
          <w:tcPr>
            <w:tcW w:w="7060" w:type="dxa"/>
            <w:shd w:val="clear" w:color="auto" w:fill="EEF3F9"/>
            <w:tcMar>
              <w:top w:w="60" w:type="dxa"/>
              <w:left w:w="110" w:type="dxa"/>
              <w:bottom w:w="60" w:type="dxa"/>
              <w:right w:w="110" w:type="dxa"/>
            </w:tcMar>
          </w:tcPr>
          <w:p w14:paraId="73199F59" w14:textId="77777777" w:rsidR="00FB4191" w:rsidRDefault="00000000">
            <w:pPr>
              <w:spacing w:before="40" w:after="40" w:line="250" w:lineRule="auto"/>
            </w:pPr>
            <w:r>
              <w:rPr>
                <w:sz w:val="19"/>
                <w:szCs w:val="19"/>
              </w:rPr>
              <w:t>Full rule engine output including every candidate outcome, the selected one, the reason and the rules version.</w:t>
            </w:r>
          </w:p>
        </w:tc>
      </w:tr>
      <w:tr w:rsidR="00FB4191" w14:paraId="2AFA40D3" w14:textId="77777777">
        <w:tblPrEx>
          <w:tblCellMar>
            <w:top w:w="0" w:type="dxa"/>
            <w:bottom w:w="0" w:type="dxa"/>
          </w:tblCellMar>
        </w:tblPrEx>
        <w:trPr>
          <w:cantSplit/>
        </w:trPr>
        <w:tc>
          <w:tcPr>
            <w:tcW w:w="2300" w:type="dxa"/>
            <w:tcMar>
              <w:top w:w="60" w:type="dxa"/>
              <w:left w:w="110" w:type="dxa"/>
              <w:bottom w:w="60" w:type="dxa"/>
              <w:right w:w="110" w:type="dxa"/>
            </w:tcMar>
          </w:tcPr>
          <w:p w14:paraId="45F1DA36" w14:textId="77777777" w:rsidR="00FB4191" w:rsidRDefault="00000000">
            <w:pPr>
              <w:spacing w:before="40" w:after="40" w:line="250" w:lineRule="auto"/>
            </w:pPr>
            <w:r>
              <w:rPr>
                <w:sz w:val="19"/>
                <w:szCs w:val="19"/>
              </w:rPr>
              <w:t>dmer_decision</w:t>
            </w:r>
          </w:p>
        </w:tc>
        <w:tc>
          <w:tcPr>
            <w:tcW w:w="7060" w:type="dxa"/>
            <w:tcMar>
              <w:top w:w="60" w:type="dxa"/>
              <w:left w:w="110" w:type="dxa"/>
              <w:bottom w:w="60" w:type="dxa"/>
              <w:right w:w="110" w:type="dxa"/>
            </w:tcMar>
          </w:tcPr>
          <w:p w14:paraId="6A4D1A63" w14:textId="77777777" w:rsidR="00FB4191" w:rsidRDefault="00000000">
            <w:pPr>
              <w:spacing w:before="40" w:after="40" w:line="250" w:lineRule="auto"/>
            </w:pPr>
            <w:r>
              <w:rPr>
                <w:sz w:val="19"/>
                <w:szCs w:val="19"/>
              </w:rPr>
              <w:t>The final per-document outcome, including duplicate marking, cut-off supersession, driver mapping state and who decided (AI, fallback or manual).</w:t>
            </w:r>
          </w:p>
        </w:tc>
      </w:tr>
      <w:tr w:rsidR="00FB4191" w14:paraId="71AC8891" w14:textId="77777777">
        <w:tblPrEx>
          <w:tblCellMar>
            <w:top w:w="0" w:type="dxa"/>
            <w:bottom w:w="0" w:type="dxa"/>
          </w:tblCellMar>
        </w:tblPrEx>
        <w:trPr>
          <w:cantSplit/>
        </w:trPr>
        <w:tc>
          <w:tcPr>
            <w:tcW w:w="2300" w:type="dxa"/>
            <w:shd w:val="clear" w:color="auto" w:fill="EEF3F9"/>
            <w:tcMar>
              <w:top w:w="60" w:type="dxa"/>
              <w:left w:w="110" w:type="dxa"/>
              <w:bottom w:w="60" w:type="dxa"/>
              <w:right w:w="110" w:type="dxa"/>
            </w:tcMar>
          </w:tcPr>
          <w:p w14:paraId="5D95B7F7" w14:textId="77777777" w:rsidR="00FB4191" w:rsidRDefault="00000000">
            <w:pPr>
              <w:spacing w:before="40" w:after="40" w:line="250" w:lineRule="auto"/>
            </w:pPr>
            <w:r>
              <w:rPr>
                <w:sz w:val="19"/>
                <w:szCs w:val="19"/>
              </w:rPr>
              <w:t>mercury_outbox</w:t>
            </w:r>
          </w:p>
        </w:tc>
        <w:tc>
          <w:tcPr>
            <w:tcW w:w="7060" w:type="dxa"/>
            <w:shd w:val="clear" w:color="auto" w:fill="EEF3F9"/>
            <w:tcMar>
              <w:top w:w="60" w:type="dxa"/>
              <w:left w:w="110" w:type="dxa"/>
              <w:bottom w:w="60" w:type="dxa"/>
              <w:right w:w="110" w:type="dxa"/>
            </w:tcMar>
          </w:tcPr>
          <w:p w14:paraId="53BF6C5A" w14:textId="77777777" w:rsidR="00FB4191" w:rsidRDefault="00000000">
            <w:pPr>
              <w:spacing w:before="40" w:after="40" w:line="250" w:lineRule="auto"/>
            </w:pPr>
            <w:r>
              <w:rPr>
                <w:sz w:val="19"/>
                <w:szCs w:val="19"/>
              </w:rPr>
              <w:t>The delivery guarantee. One row per intended Mercury operation, written in the same transaction as the decision, drained with retry and idempotency.</w:t>
            </w:r>
          </w:p>
        </w:tc>
      </w:tr>
      <w:tr w:rsidR="00FB4191" w14:paraId="5D4F552E" w14:textId="77777777">
        <w:tblPrEx>
          <w:tblCellMar>
            <w:top w:w="0" w:type="dxa"/>
            <w:bottom w:w="0" w:type="dxa"/>
          </w:tblCellMar>
        </w:tblPrEx>
        <w:trPr>
          <w:cantSplit/>
        </w:trPr>
        <w:tc>
          <w:tcPr>
            <w:tcW w:w="2300" w:type="dxa"/>
            <w:tcMar>
              <w:top w:w="60" w:type="dxa"/>
              <w:left w:w="110" w:type="dxa"/>
              <w:bottom w:w="60" w:type="dxa"/>
              <w:right w:w="110" w:type="dxa"/>
            </w:tcMar>
          </w:tcPr>
          <w:p w14:paraId="030014A5" w14:textId="77777777" w:rsidR="00FB4191" w:rsidRDefault="00000000">
            <w:pPr>
              <w:spacing w:before="40" w:after="40" w:line="250" w:lineRule="auto"/>
            </w:pPr>
            <w:r>
              <w:rPr>
                <w:sz w:val="19"/>
                <w:szCs w:val="19"/>
              </w:rPr>
              <w:t>processing_error</w:t>
            </w:r>
          </w:p>
        </w:tc>
        <w:tc>
          <w:tcPr>
            <w:tcW w:w="7060" w:type="dxa"/>
            <w:tcMar>
              <w:top w:w="60" w:type="dxa"/>
              <w:left w:w="110" w:type="dxa"/>
              <w:bottom w:w="60" w:type="dxa"/>
              <w:right w:w="110" w:type="dxa"/>
            </w:tcMar>
          </w:tcPr>
          <w:p w14:paraId="3524BC0F" w14:textId="77777777" w:rsidR="00FB4191" w:rsidRDefault="00000000">
            <w:pPr>
              <w:spacing w:before="40" w:after="40" w:line="250" w:lineRule="auto"/>
            </w:pPr>
            <w:r>
              <w:rPr>
                <w:sz w:val="19"/>
                <w:szCs w:val="19"/>
              </w:rPr>
              <w:t>The failure register, populated by the DLQ drain and by handled errors. Distinguishes transient, downstream and poison.</w:t>
            </w:r>
          </w:p>
        </w:tc>
      </w:tr>
      <w:tr w:rsidR="00FB4191" w14:paraId="1D33A6E3" w14:textId="77777777">
        <w:tblPrEx>
          <w:tblCellMar>
            <w:top w:w="0" w:type="dxa"/>
            <w:bottom w:w="0" w:type="dxa"/>
          </w:tblCellMar>
        </w:tblPrEx>
        <w:trPr>
          <w:cantSplit/>
        </w:trPr>
        <w:tc>
          <w:tcPr>
            <w:tcW w:w="2300" w:type="dxa"/>
            <w:shd w:val="clear" w:color="auto" w:fill="EEF3F9"/>
            <w:tcMar>
              <w:top w:w="60" w:type="dxa"/>
              <w:left w:w="110" w:type="dxa"/>
              <w:bottom w:w="60" w:type="dxa"/>
              <w:right w:w="110" w:type="dxa"/>
            </w:tcMar>
          </w:tcPr>
          <w:p w14:paraId="4783AC5D" w14:textId="77777777" w:rsidR="00FB4191" w:rsidRDefault="00000000">
            <w:pPr>
              <w:spacing w:before="40" w:after="40" w:line="250" w:lineRule="auto"/>
            </w:pPr>
            <w:r>
              <w:rPr>
                <w:sz w:val="19"/>
                <w:szCs w:val="19"/>
              </w:rPr>
              <w:t>rules_version</w:t>
            </w:r>
          </w:p>
        </w:tc>
        <w:tc>
          <w:tcPr>
            <w:tcW w:w="7060" w:type="dxa"/>
            <w:shd w:val="clear" w:color="auto" w:fill="EEF3F9"/>
            <w:tcMar>
              <w:top w:w="60" w:type="dxa"/>
              <w:left w:w="110" w:type="dxa"/>
              <w:bottom w:w="60" w:type="dxa"/>
              <w:right w:w="110" w:type="dxa"/>
            </w:tcMar>
          </w:tcPr>
          <w:p w14:paraId="21783FC8" w14:textId="77777777" w:rsidR="00FB4191" w:rsidRDefault="00000000">
            <w:pPr>
              <w:spacing w:before="40" w:after="40" w:line="250" w:lineRule="auto"/>
            </w:pPr>
            <w:r>
              <w:rPr>
                <w:sz w:val="19"/>
                <w:szCs w:val="19"/>
              </w:rPr>
              <w:t>Version, blob URL, checksum and activation time for each published rules.json, so a past decision can be reproduced.</w:t>
            </w:r>
          </w:p>
        </w:tc>
      </w:tr>
      <w:tr w:rsidR="00FB4191" w14:paraId="5686E78A" w14:textId="77777777">
        <w:tblPrEx>
          <w:tblCellMar>
            <w:top w:w="0" w:type="dxa"/>
            <w:bottom w:w="0" w:type="dxa"/>
          </w:tblCellMar>
        </w:tblPrEx>
        <w:trPr>
          <w:cantSplit/>
        </w:trPr>
        <w:tc>
          <w:tcPr>
            <w:tcW w:w="2300" w:type="dxa"/>
            <w:tcMar>
              <w:top w:w="60" w:type="dxa"/>
              <w:left w:w="110" w:type="dxa"/>
              <w:bottom w:w="60" w:type="dxa"/>
              <w:right w:w="110" w:type="dxa"/>
            </w:tcMar>
          </w:tcPr>
          <w:p w14:paraId="61961406" w14:textId="77777777" w:rsidR="00FB4191" w:rsidRDefault="00000000">
            <w:pPr>
              <w:spacing w:before="40" w:after="40" w:line="250" w:lineRule="auto"/>
            </w:pPr>
            <w:r>
              <w:rPr>
                <w:sz w:val="19"/>
                <w:szCs w:val="19"/>
              </w:rPr>
              <w:t>poll_checkpoint</w:t>
            </w:r>
          </w:p>
        </w:tc>
        <w:tc>
          <w:tcPr>
            <w:tcW w:w="7060" w:type="dxa"/>
            <w:tcMar>
              <w:top w:w="60" w:type="dxa"/>
              <w:left w:w="110" w:type="dxa"/>
              <w:bottom w:w="60" w:type="dxa"/>
              <w:right w:w="110" w:type="dxa"/>
            </w:tcMar>
          </w:tcPr>
          <w:p w14:paraId="558B27E9" w14:textId="77777777" w:rsidR="00FB4191" w:rsidRDefault="00000000">
            <w:pPr>
              <w:spacing w:before="40" w:after="40" w:line="250" w:lineRule="auto"/>
            </w:pPr>
            <w:r>
              <w:rPr>
                <w:sz w:val="19"/>
                <w:szCs w:val="19"/>
              </w:rPr>
              <w:t>Where the poller got to, per source.</w:t>
            </w:r>
          </w:p>
        </w:tc>
      </w:tr>
    </w:tbl>
    <w:p w14:paraId="106D876E" w14:textId="77777777" w:rsidR="00FB4191" w:rsidRDefault="00000000">
      <w:pPr>
        <w:pStyle w:val="Heading2"/>
        <w:spacing w:before="260" w:after="130"/>
      </w:pPr>
      <w:bookmarkStart w:id="34" w:name="_Toc240729607"/>
      <w:r>
        <w:t>7.2  Status modelling</w:t>
      </w:r>
      <w:bookmarkEnd w:id="34"/>
    </w:p>
    <w:p w14:paraId="54F148D2" w14:textId="77777777" w:rsidR="00FB4191" w:rsidRDefault="00000000">
      <w:pPr>
        <w:spacing w:after="130" w:line="276" w:lineRule="auto"/>
      </w:pPr>
      <w:r>
        <w:t>Two orthogonal fields rather than one large enum. current_stage says where the document is; pipeline_status says how it is doing. This avoids a single enum with twenty values that mixes position with health.</w:t>
      </w:r>
    </w:p>
    <w:p w14:paraId="47839387" w14:textId="77777777" w:rsidR="00FB4191" w:rsidRDefault="00000000">
      <w:pPr>
        <w:spacing w:before="160" w:after="80"/>
        <w:jc w:val="center"/>
      </w:pPr>
      <w:r>
        <w:rPr>
          <w:noProof/>
        </w:rPr>
        <w:lastRenderedPageBreak/>
        <w:drawing>
          <wp:inline distT="0" distB="0" distL="0" distR="0" wp14:anchorId="1DB11169" wp14:editId="2CF5AA09">
            <wp:extent cx="5715000" cy="6848475"/>
            <wp:effectExtent l="0" t="0" r="0" b="0"/>
            <wp:docPr id="554133692" name="Picture 55413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6848475"/>
                    </a:xfrm>
                    <a:prstGeom prst="rect">
                      <a:avLst/>
                    </a:prstGeom>
                  </pic:spPr>
                </pic:pic>
              </a:graphicData>
            </a:graphic>
          </wp:inline>
        </w:drawing>
      </w:r>
    </w:p>
    <w:p w14:paraId="1DBF89D2" w14:textId="77777777" w:rsidR="00FB4191" w:rsidRDefault="00000000">
      <w:pPr>
        <w:spacing w:after="240"/>
        <w:jc w:val="center"/>
      </w:pPr>
      <w:r>
        <w:rPr>
          <w:i/>
          <w:iCs/>
          <w:color w:val="555555"/>
          <w:sz w:val="18"/>
          <w:szCs w:val="18"/>
        </w:rPr>
        <w:t>Figure 3 — Status lifecycle for a document and for the driver-level join.</w:t>
      </w:r>
    </w:p>
    <w:p w14:paraId="581706B8" w14:textId="77777777" w:rsidR="00FB4191" w:rsidRDefault="00000000">
      <w:pPr>
        <w:spacing w:after="130" w:line="276" w:lineRule="auto"/>
      </w:pPr>
      <w:r>
        <w:rPr>
          <w:b/>
          <w:bCs/>
        </w:rPr>
        <w:t xml:space="preserve">Where duplicates are recorded. </w:t>
      </w:r>
      <w:r>
        <w:t>In dmer_decision, not on dmer_document. A document is a fact; being a duplicate is a decision, and decisions can change when a new sibling arrives. The row carries is_duplicate, duplicate_of_document_id and a human-readable duplicate_reason so Intake has something to inspect when they disagree.</w:t>
      </w:r>
    </w:p>
    <w:p w14:paraId="06699AFC" w14:textId="77777777" w:rsidR="00FB4191" w:rsidRDefault="00000000">
      <w:pPr>
        <w:spacing w:after="130" w:line="276" w:lineRule="auto"/>
      </w:pPr>
      <w:r>
        <w:rPr>
          <w:b/>
          <w:bCs/>
        </w:rPr>
        <w:lastRenderedPageBreak/>
        <w:t xml:space="preserve">Where the outcome is recorded. </w:t>
      </w:r>
      <w:r>
        <w:t>Also dmer_decision, as outcome_code with the values CP, IN, PR, PU, PCM and CR, together with driver_mapped, superseded_by_cutoff_rule, a structured decision_reason, and decided_by so a fallback outcome is never mistaken for a considered one.</w:t>
      </w:r>
    </w:p>
    <w:p w14:paraId="1C6B7CBB" w14:textId="77777777" w:rsidR="00FB4191" w:rsidRDefault="00000000">
      <w:pPr>
        <w:pStyle w:val="Heading2"/>
        <w:spacing w:before="260" w:after="130"/>
      </w:pPr>
      <w:bookmarkStart w:id="35" w:name="_Toc240729608"/>
      <w:r>
        <w:t>7.3  Indexes that matter</w:t>
      </w:r>
      <w:bookmarkEnd w:id="35"/>
    </w:p>
    <w:p w14:paraId="629CDAD6" w14:textId="77777777" w:rsidR="00FB4191" w:rsidRDefault="00000000">
      <w:pPr>
        <w:shd w:val="clear" w:color="auto" w:fill="F4F5F7"/>
        <w:spacing w:line="232" w:lineRule="auto"/>
        <w:ind w:left="200" w:right="200"/>
      </w:pPr>
      <w:r>
        <w:rPr>
          <w:rFonts w:ascii="Consolas" w:eastAsia="Consolas" w:hAnsi="Consolas" w:cs="Consolas"/>
          <w:sz w:val="17"/>
          <w:szCs w:val="17"/>
        </w:rPr>
        <w:t>-- idempotent ingest</w:t>
      </w:r>
    </w:p>
    <w:p w14:paraId="368439D4" w14:textId="77777777" w:rsidR="00FB4191" w:rsidRDefault="00000000">
      <w:pPr>
        <w:shd w:val="clear" w:color="auto" w:fill="F4F5F7"/>
        <w:spacing w:line="232" w:lineRule="auto"/>
        <w:ind w:left="200" w:right="200"/>
      </w:pPr>
      <w:r>
        <w:rPr>
          <w:rFonts w:ascii="Consolas" w:eastAsia="Consolas" w:hAnsi="Consolas" w:cs="Consolas"/>
          <w:sz w:val="17"/>
          <w:szCs w:val="17"/>
        </w:rPr>
        <w:t>CREATE UNIQUE INDEX ON dmer_document (document_guid);</w:t>
      </w:r>
    </w:p>
    <w:p w14:paraId="09AB5E0C"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w:t>
      </w:r>
    </w:p>
    <w:p w14:paraId="0E43B8A5" w14:textId="77777777" w:rsidR="00FB4191" w:rsidRDefault="00000000">
      <w:pPr>
        <w:shd w:val="clear" w:color="auto" w:fill="F4F5F7"/>
        <w:spacing w:line="232" w:lineRule="auto"/>
        <w:ind w:left="200" w:right="200"/>
      </w:pPr>
      <w:r>
        <w:rPr>
          <w:rFonts w:ascii="Consolas" w:eastAsia="Consolas" w:hAnsi="Consolas" w:cs="Consolas"/>
          <w:sz w:val="17"/>
          <w:szCs w:val="17"/>
        </w:rPr>
        <w:t>-- the sweeper's main scan</w:t>
      </w:r>
    </w:p>
    <w:p w14:paraId="570F53F4" w14:textId="77777777" w:rsidR="00FB4191" w:rsidRDefault="00000000">
      <w:pPr>
        <w:shd w:val="clear" w:color="auto" w:fill="F4F5F7"/>
        <w:spacing w:line="232" w:lineRule="auto"/>
        <w:ind w:left="200" w:right="200"/>
      </w:pPr>
      <w:r>
        <w:rPr>
          <w:rFonts w:ascii="Consolas" w:eastAsia="Consolas" w:hAnsi="Consolas" w:cs="Consolas"/>
          <w:sz w:val="17"/>
          <w:szCs w:val="17"/>
        </w:rPr>
        <w:t>CREATE INDEX ON dmer_document (pipeline_status, updated_at);</w:t>
      </w:r>
    </w:p>
    <w:p w14:paraId="02149275"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w:t>
      </w:r>
    </w:p>
    <w:p w14:paraId="6A434BAC" w14:textId="77777777" w:rsidR="00FB4191" w:rsidRDefault="00000000">
      <w:pPr>
        <w:shd w:val="clear" w:color="auto" w:fill="F4F5F7"/>
        <w:spacing w:line="232" w:lineRule="auto"/>
        <w:ind w:left="200" w:right="200"/>
      </w:pPr>
      <w:r>
        <w:rPr>
          <w:rFonts w:ascii="Consolas" w:eastAsia="Consolas" w:hAnsi="Consolas" w:cs="Consolas"/>
          <w:sz w:val="17"/>
          <w:szCs w:val="17"/>
        </w:rPr>
        <w:t>-- driver completeness checks</w:t>
      </w:r>
    </w:p>
    <w:p w14:paraId="32BAF608" w14:textId="77777777" w:rsidR="00FB4191" w:rsidRDefault="00000000">
      <w:pPr>
        <w:shd w:val="clear" w:color="auto" w:fill="F4F5F7"/>
        <w:spacing w:line="232" w:lineRule="auto"/>
        <w:ind w:left="200" w:right="200"/>
      </w:pPr>
      <w:r>
        <w:rPr>
          <w:rFonts w:ascii="Consolas" w:eastAsia="Consolas" w:hAnsi="Consolas" w:cs="Consolas"/>
          <w:sz w:val="17"/>
          <w:szCs w:val="17"/>
        </w:rPr>
        <w:t>CREATE INDEX ON dmer_document (driver_key, pipeline_status);</w:t>
      </w:r>
    </w:p>
    <w:p w14:paraId="497D54A4" w14:textId="77777777" w:rsidR="00FB4191" w:rsidRDefault="00000000">
      <w:pPr>
        <w:shd w:val="clear" w:color="auto" w:fill="F4F5F7"/>
        <w:spacing w:line="232" w:lineRule="auto"/>
        <w:ind w:left="200" w:right="200"/>
      </w:pPr>
      <w:r>
        <w:rPr>
          <w:rFonts w:ascii="Consolas" w:eastAsia="Consolas" w:hAnsi="Consolas" w:cs="Consolas"/>
          <w:sz w:val="17"/>
          <w:szCs w:val="17"/>
        </w:rPr>
        <w:t>CREATE INDEX ON driver_evaluation (status, last_mercury_check_at);</w:t>
      </w:r>
    </w:p>
    <w:p w14:paraId="6824F935"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w:t>
      </w:r>
    </w:p>
    <w:p w14:paraId="6D795A17" w14:textId="77777777" w:rsidR="00FB4191" w:rsidRDefault="00000000">
      <w:pPr>
        <w:shd w:val="clear" w:color="auto" w:fill="F4F5F7"/>
        <w:spacing w:line="232" w:lineRule="auto"/>
        <w:ind w:left="200" w:right="200"/>
      </w:pPr>
      <w:r>
        <w:rPr>
          <w:rFonts w:ascii="Consolas" w:eastAsia="Consolas" w:hAnsi="Consolas" w:cs="Consolas"/>
          <w:sz w:val="17"/>
          <w:szCs w:val="17"/>
        </w:rPr>
        <w:t>-- outbox publisher poll</w:t>
      </w:r>
    </w:p>
    <w:p w14:paraId="63821D83" w14:textId="77777777" w:rsidR="00FB4191" w:rsidRDefault="00000000">
      <w:pPr>
        <w:shd w:val="clear" w:color="auto" w:fill="F4F5F7"/>
        <w:spacing w:line="232" w:lineRule="auto"/>
        <w:ind w:left="200" w:right="200"/>
      </w:pPr>
      <w:r>
        <w:rPr>
          <w:rFonts w:ascii="Consolas" w:eastAsia="Consolas" w:hAnsi="Consolas" w:cs="Consolas"/>
          <w:sz w:val="17"/>
          <w:szCs w:val="17"/>
        </w:rPr>
        <w:t>CREATE INDEX ON mercury_outbox (status, next_attempt_at) WHERE status = 'PENDING';</w:t>
      </w:r>
    </w:p>
    <w:p w14:paraId="11B31FDB"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w:t>
      </w:r>
    </w:p>
    <w:p w14:paraId="1FD9D24D" w14:textId="77777777" w:rsidR="00FB4191" w:rsidRDefault="00000000">
      <w:pPr>
        <w:shd w:val="clear" w:color="auto" w:fill="F4F5F7"/>
        <w:spacing w:line="232" w:lineRule="auto"/>
        <w:ind w:left="200" w:right="200"/>
      </w:pPr>
      <w:r>
        <w:rPr>
          <w:rFonts w:ascii="Consolas" w:eastAsia="Consolas" w:hAnsi="Consolas" w:cs="Consolas"/>
          <w:sz w:val="17"/>
          <w:szCs w:val="17"/>
        </w:rPr>
        <w:t>-- duplicate detection</w:t>
      </w:r>
    </w:p>
    <w:p w14:paraId="0265A13A" w14:textId="77777777" w:rsidR="00FB4191" w:rsidRDefault="00000000">
      <w:pPr>
        <w:shd w:val="clear" w:color="auto" w:fill="F4F5F7"/>
        <w:spacing w:line="232" w:lineRule="auto"/>
        <w:ind w:left="200" w:right="200"/>
      </w:pPr>
      <w:r>
        <w:rPr>
          <w:rFonts w:ascii="Consolas" w:eastAsia="Consolas" w:hAnsi="Consolas" w:cs="Consolas"/>
          <w:sz w:val="17"/>
          <w:szCs w:val="17"/>
        </w:rPr>
        <w:t>CREATE INDEX ON dmer_extraction (comparison_hash);</w:t>
      </w:r>
    </w:p>
    <w:p w14:paraId="0FE6EBF7"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w:t>
      </w:r>
    </w:p>
    <w:p w14:paraId="28F7178F" w14:textId="77777777" w:rsidR="00FB4191" w:rsidRDefault="00000000">
      <w:pPr>
        <w:shd w:val="clear" w:color="auto" w:fill="F4F5F7"/>
        <w:spacing w:line="232" w:lineRule="auto"/>
        <w:ind w:left="200" w:right="200"/>
      </w:pPr>
      <w:r>
        <w:rPr>
          <w:rFonts w:ascii="Consolas" w:eastAsia="Consolas" w:hAnsi="Consolas" w:cs="Consolas"/>
          <w:sz w:val="17"/>
          <w:szCs w:val="17"/>
        </w:rPr>
        <w:t>-- stage timings and replay</w:t>
      </w:r>
    </w:p>
    <w:p w14:paraId="2A4F959A" w14:textId="77777777" w:rsidR="00FB4191" w:rsidRDefault="00000000">
      <w:pPr>
        <w:shd w:val="clear" w:color="auto" w:fill="F4F5F7"/>
        <w:spacing w:after="140" w:line="232" w:lineRule="auto"/>
        <w:ind w:left="200" w:right="200"/>
      </w:pPr>
      <w:r>
        <w:rPr>
          <w:rFonts w:ascii="Consolas" w:eastAsia="Consolas" w:hAnsi="Consolas" w:cs="Consolas"/>
          <w:sz w:val="17"/>
          <w:szCs w:val="17"/>
        </w:rPr>
        <w:t>CREATE INDEX ON dmer_stage_run (document_id, stage, attempt_no DESC);</w:t>
      </w:r>
    </w:p>
    <w:tbl>
      <w:tblPr>
        <w:tblW w:w="9360" w:type="dxa"/>
        <w:tblBorders>
          <w:top w:val="single" w:sz="3" w:space="0" w:color="C8A200"/>
          <w:left w:val="single" w:sz="18" w:space="0" w:color="C8A200"/>
          <w:bottom w:val="single" w:sz="3" w:space="0" w:color="C8A200"/>
          <w:right w:val="single" w:sz="3" w:space="0" w:color="C8A200"/>
        </w:tblBorders>
        <w:tblCellMar>
          <w:left w:w="10" w:type="dxa"/>
          <w:right w:w="10" w:type="dxa"/>
        </w:tblCellMar>
        <w:tblLook w:val="0000" w:firstRow="0" w:lastRow="0" w:firstColumn="0" w:lastColumn="0" w:noHBand="0" w:noVBand="0"/>
      </w:tblPr>
      <w:tblGrid>
        <w:gridCol w:w="9360"/>
      </w:tblGrid>
      <w:tr w:rsidR="00FB4191" w14:paraId="55836AAB" w14:textId="77777777">
        <w:tblPrEx>
          <w:tblCellMar>
            <w:top w:w="0" w:type="dxa"/>
            <w:bottom w:w="0" w:type="dxa"/>
          </w:tblCellMar>
        </w:tblPrEx>
        <w:tc>
          <w:tcPr>
            <w:tcW w:w="9360" w:type="dxa"/>
            <w:shd w:val="clear" w:color="auto" w:fill="FFF8E1"/>
            <w:tcMar>
              <w:top w:w="120" w:type="dxa"/>
              <w:left w:w="180" w:type="dxa"/>
              <w:bottom w:w="120" w:type="dxa"/>
              <w:right w:w="160" w:type="dxa"/>
            </w:tcMar>
          </w:tcPr>
          <w:p w14:paraId="4A2B07D1" w14:textId="77777777" w:rsidR="00FB4191" w:rsidRDefault="00000000">
            <w:pPr>
              <w:spacing w:after="60"/>
            </w:pPr>
            <w:r>
              <w:rPr>
                <w:b/>
                <w:bCs/>
                <w:sz w:val="20"/>
                <w:szCs w:val="20"/>
              </w:rPr>
              <w:t>Decide where the clinical JSON may live</w:t>
            </w:r>
          </w:p>
          <w:p w14:paraId="6FD7B2B7" w14:textId="77777777" w:rsidR="00FB4191" w:rsidRDefault="00000000">
            <w:pPr>
              <w:spacing w:after="50" w:line="264" w:lineRule="auto"/>
            </w:pPr>
            <w:r>
              <w:rPr>
                <w:sz w:val="20"/>
                <w:szCs w:val="20"/>
              </w:rPr>
              <w:t>Storing the normalized result as jsonb in Postgres alongside the blob makes reporting, duplicate analysis and rule tuning far easier. It also places health information in a queryable store.</w:t>
            </w:r>
          </w:p>
          <w:p w14:paraId="40F015DC" w14:textId="77777777" w:rsidR="00FB4191" w:rsidRDefault="00000000">
            <w:pPr>
              <w:spacing w:after="50" w:line="264" w:lineRule="auto"/>
            </w:pPr>
            <w:r>
              <w:rPr>
                <w:sz w:val="20"/>
                <w:szCs w:val="20"/>
              </w:rPr>
              <w:t>Confirm with the privacy and security teams whether that is acceptable, or whether Postgres must hold only the comparison fields and pointers while the full clinical content stays in blob storage with tighter access control. The design works either way, but the decision should be made before the schema is created rather than after.</w:t>
            </w:r>
          </w:p>
        </w:tc>
      </w:tr>
    </w:tbl>
    <w:p w14:paraId="2DA0027B" w14:textId="77777777" w:rsidR="00FB4191" w:rsidRDefault="00000000">
      <w:r>
        <w:br w:type="page"/>
      </w:r>
    </w:p>
    <w:p w14:paraId="6E8BF2C9" w14:textId="77777777" w:rsidR="00FB4191" w:rsidRDefault="00000000">
      <w:pPr>
        <w:pStyle w:val="Heading1"/>
        <w:spacing w:after="130"/>
      </w:pPr>
      <w:bookmarkStart w:id="36" w:name="_Toc240729609"/>
      <w:r>
        <w:lastRenderedPageBreak/>
        <w:t>8.  Guaranteeing no outcome is lost</w:t>
      </w:r>
      <w:bookmarkEnd w:id="36"/>
    </w:p>
    <w:p w14:paraId="09EDFB83" w14:textId="77777777" w:rsidR="00FB4191" w:rsidRDefault="00000000">
      <w:pPr>
        <w:spacing w:after="130" w:line="276" w:lineRule="auto"/>
      </w:pPr>
      <w:r>
        <w:t>Four mechanisms, layered. Each one covers a failure the previous one cannot.</w:t>
      </w:r>
    </w:p>
    <w:p w14:paraId="09D6990D" w14:textId="77777777" w:rsidR="00FB4191" w:rsidRDefault="00000000">
      <w:pPr>
        <w:pStyle w:val="Heading2"/>
        <w:spacing w:before="260" w:after="130"/>
      </w:pPr>
      <w:bookmarkStart w:id="37" w:name="_Toc240729610"/>
      <w:r>
        <w:t>8.1  Outbox pattern</w:t>
      </w:r>
      <w:bookmarkEnd w:id="37"/>
    </w:p>
    <w:p w14:paraId="08BA2DA4" w14:textId="77777777" w:rsidR="00FB4191" w:rsidRDefault="00000000">
      <w:pPr>
        <w:spacing w:after="130" w:line="276" w:lineRule="auto"/>
      </w:pPr>
      <w:r>
        <w:t>The decision and the intent to publish it commit together. A separate publisher function polls for PENDING rows whose next_attempt_at has passed, calls Mercury with exponential backoff, and records the response and sent_at.</w:t>
      </w:r>
    </w:p>
    <w:p w14:paraId="69759C9B" w14:textId="77777777" w:rsidR="00FB4191" w:rsidRDefault="00000000">
      <w:pPr>
        <w:shd w:val="clear" w:color="auto" w:fill="F4F5F7"/>
        <w:spacing w:line="232" w:lineRule="auto"/>
        <w:ind w:left="200" w:right="200"/>
      </w:pPr>
      <w:r>
        <w:rPr>
          <w:rFonts w:ascii="Consolas" w:eastAsia="Consolas" w:hAnsi="Consolas" w:cs="Consolas"/>
          <w:sz w:val="17"/>
          <w:szCs w:val="17"/>
        </w:rPr>
        <w:t>BEGIN;</w:t>
      </w:r>
    </w:p>
    <w:p w14:paraId="6005D0B5"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INSERT INTO dmer_decision (...) VALUES (...);</w:t>
      </w:r>
    </w:p>
    <w:p w14:paraId="5A2486E5"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INSERT INTO mercury_outbox (document_id, operation, payload, idempotency_key, status)</w:t>
      </w:r>
    </w:p>
    <w:p w14:paraId="4657E28C" w14:textId="77777777" w:rsidR="00FB4191" w:rsidRDefault="00000000">
      <w:pPr>
        <w:shd w:val="clear" w:color="auto" w:fill="F4F5F7"/>
        <w:spacing w:line="232" w:lineRule="auto"/>
        <w:ind w:left="200" w:right="200"/>
      </w:pPr>
      <w:r>
        <w:rPr>
          <w:rFonts w:ascii="Consolas" w:eastAsia="Consolas" w:hAnsi="Consolas" w:cs="Consolas"/>
          <w:sz w:val="17"/>
          <w:szCs w:val="17"/>
        </w:rPr>
        <w:t xml:space="preserve">       VALUES (:doc, 'UPDATE_OUTCOME', :payload, :key, 'PENDING');</w:t>
      </w:r>
    </w:p>
    <w:p w14:paraId="349AE928" w14:textId="77777777" w:rsidR="00FB4191" w:rsidRDefault="00000000">
      <w:pPr>
        <w:shd w:val="clear" w:color="auto" w:fill="F4F5F7"/>
        <w:spacing w:after="140" w:line="232" w:lineRule="auto"/>
        <w:ind w:left="200" w:right="200"/>
      </w:pPr>
      <w:r>
        <w:rPr>
          <w:rFonts w:ascii="Consolas" w:eastAsia="Consolas" w:hAnsi="Consolas" w:cs="Consolas"/>
          <w:sz w:val="17"/>
          <w:szCs w:val="17"/>
        </w:rPr>
        <w:t>COMMIT;</w:t>
      </w:r>
    </w:p>
    <w:p w14:paraId="35EF6445" w14:textId="77777777" w:rsidR="00FB4191" w:rsidRDefault="00000000">
      <w:pPr>
        <w:spacing w:after="130" w:line="276" w:lineRule="auto"/>
      </w:pPr>
      <w:r>
        <w:t>Because both statements are in one transaction, a crash either leaves nothing or leaves both. There is no state in which a decision exists but no one is trying to deliver it.</w:t>
      </w:r>
    </w:p>
    <w:p w14:paraId="3BE68282" w14:textId="77777777" w:rsidR="00FB4191" w:rsidRDefault="00000000">
      <w:pPr>
        <w:pStyle w:val="Heading2"/>
        <w:spacing w:before="260" w:after="130"/>
      </w:pPr>
      <w:bookmarkStart w:id="38" w:name="_Toc240729611"/>
      <w:r>
        <w:t>8.2  Reconciliation sweeper</w:t>
      </w:r>
      <w:bookmarkEnd w:id="38"/>
    </w:p>
    <w:p w14:paraId="15298E18" w14:textId="77777777" w:rsidR="00FB4191" w:rsidRDefault="00000000">
      <w:pPr>
        <w:spacing w:after="130" w:line="276" w:lineRule="auto"/>
      </w:pPr>
      <w:r>
        <w:t>A timer function, every fifteen minutes, that looks for the four things that mean something is stuck.</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4200"/>
        <w:gridCol w:w="5160"/>
      </w:tblGrid>
      <w:tr w:rsidR="00FB4191" w14:paraId="43E53C4C" w14:textId="77777777">
        <w:tblPrEx>
          <w:tblCellMar>
            <w:top w:w="0" w:type="dxa"/>
            <w:bottom w:w="0" w:type="dxa"/>
          </w:tblCellMar>
        </w:tblPrEx>
        <w:trPr>
          <w:cantSplit/>
          <w:tblHeader/>
        </w:trPr>
        <w:tc>
          <w:tcPr>
            <w:tcW w:w="4200" w:type="dxa"/>
            <w:shd w:val="clear" w:color="auto" w:fill="1F4E79"/>
            <w:tcMar>
              <w:top w:w="60" w:type="dxa"/>
              <w:left w:w="110" w:type="dxa"/>
              <w:bottom w:w="60" w:type="dxa"/>
              <w:right w:w="110" w:type="dxa"/>
            </w:tcMar>
          </w:tcPr>
          <w:p w14:paraId="763CF287" w14:textId="77777777" w:rsidR="00FB4191" w:rsidRDefault="00000000">
            <w:pPr>
              <w:spacing w:before="40" w:after="40" w:line="250" w:lineRule="auto"/>
            </w:pPr>
            <w:r>
              <w:rPr>
                <w:b/>
                <w:bCs/>
                <w:color w:val="FFFFFF"/>
                <w:sz w:val="19"/>
                <w:szCs w:val="19"/>
              </w:rPr>
              <w:t>Query</w:t>
            </w:r>
          </w:p>
        </w:tc>
        <w:tc>
          <w:tcPr>
            <w:tcW w:w="5160" w:type="dxa"/>
            <w:shd w:val="clear" w:color="auto" w:fill="1F4E79"/>
            <w:tcMar>
              <w:top w:w="60" w:type="dxa"/>
              <w:left w:w="110" w:type="dxa"/>
              <w:bottom w:w="60" w:type="dxa"/>
              <w:right w:w="110" w:type="dxa"/>
            </w:tcMar>
          </w:tcPr>
          <w:p w14:paraId="1B310DA5" w14:textId="77777777" w:rsidR="00FB4191" w:rsidRDefault="00000000">
            <w:pPr>
              <w:spacing w:before="40" w:after="40" w:line="250" w:lineRule="auto"/>
            </w:pPr>
            <w:r>
              <w:rPr>
                <w:b/>
                <w:bCs/>
                <w:color w:val="FFFFFF"/>
                <w:sz w:val="19"/>
                <w:szCs w:val="19"/>
              </w:rPr>
              <w:t>Action</w:t>
            </w:r>
          </w:p>
        </w:tc>
      </w:tr>
      <w:tr w:rsidR="00FB4191" w14:paraId="20E70EE6" w14:textId="77777777">
        <w:tblPrEx>
          <w:tblCellMar>
            <w:top w:w="0" w:type="dxa"/>
            <w:bottom w:w="0" w:type="dxa"/>
          </w:tblCellMar>
        </w:tblPrEx>
        <w:trPr>
          <w:cantSplit/>
        </w:trPr>
        <w:tc>
          <w:tcPr>
            <w:tcW w:w="4200" w:type="dxa"/>
            <w:tcMar>
              <w:top w:w="60" w:type="dxa"/>
              <w:left w:w="110" w:type="dxa"/>
              <w:bottom w:w="60" w:type="dxa"/>
              <w:right w:w="110" w:type="dxa"/>
            </w:tcMar>
          </w:tcPr>
          <w:p w14:paraId="4C4702C8" w14:textId="77777777" w:rsidR="00FB4191" w:rsidRDefault="00000000">
            <w:pPr>
              <w:spacing w:before="40" w:after="40" w:line="250" w:lineRule="auto"/>
            </w:pPr>
            <w:r>
              <w:rPr>
                <w:sz w:val="19"/>
                <w:szCs w:val="19"/>
              </w:rPr>
              <w:t>Documents in a non-terminal pipeline_status whose updated_at is older than the stage SLA</w:t>
            </w:r>
          </w:p>
        </w:tc>
        <w:tc>
          <w:tcPr>
            <w:tcW w:w="5160" w:type="dxa"/>
            <w:tcMar>
              <w:top w:w="60" w:type="dxa"/>
              <w:left w:w="110" w:type="dxa"/>
              <w:bottom w:w="60" w:type="dxa"/>
              <w:right w:w="110" w:type="dxa"/>
            </w:tcMar>
          </w:tcPr>
          <w:p w14:paraId="5B427DF5" w14:textId="77777777" w:rsidR="00FB4191" w:rsidRDefault="00000000">
            <w:pPr>
              <w:spacing w:before="40" w:after="40" w:line="250" w:lineRule="auto"/>
            </w:pPr>
            <w:r>
              <w:rPr>
                <w:sz w:val="19"/>
                <w:szCs w:val="19"/>
              </w:rPr>
              <w:t>Re-publish to the appropriate queue, increment attempt_count, alert after N sweeps</w:t>
            </w:r>
          </w:p>
        </w:tc>
      </w:tr>
      <w:tr w:rsidR="00FB4191" w14:paraId="19ACE5CD" w14:textId="77777777">
        <w:tblPrEx>
          <w:tblCellMar>
            <w:top w:w="0" w:type="dxa"/>
            <w:bottom w:w="0" w:type="dxa"/>
          </w:tblCellMar>
        </w:tblPrEx>
        <w:trPr>
          <w:cantSplit/>
        </w:trPr>
        <w:tc>
          <w:tcPr>
            <w:tcW w:w="4200" w:type="dxa"/>
            <w:shd w:val="clear" w:color="auto" w:fill="EEF3F9"/>
            <w:tcMar>
              <w:top w:w="60" w:type="dxa"/>
              <w:left w:w="110" w:type="dxa"/>
              <w:bottom w:w="60" w:type="dxa"/>
              <w:right w:w="110" w:type="dxa"/>
            </w:tcMar>
          </w:tcPr>
          <w:p w14:paraId="5B3360CC" w14:textId="77777777" w:rsidR="00FB4191" w:rsidRDefault="00000000">
            <w:pPr>
              <w:spacing w:before="40" w:after="40" w:line="250" w:lineRule="auto"/>
            </w:pPr>
            <w:r>
              <w:rPr>
                <w:sz w:val="19"/>
                <w:szCs w:val="19"/>
              </w:rPr>
              <w:t>driver_evaluation rows in WAITING where every document for that driver has in fact reached RULES_APPLIED</w:t>
            </w:r>
          </w:p>
        </w:tc>
        <w:tc>
          <w:tcPr>
            <w:tcW w:w="5160" w:type="dxa"/>
            <w:shd w:val="clear" w:color="auto" w:fill="EEF3F9"/>
            <w:tcMar>
              <w:top w:w="60" w:type="dxa"/>
              <w:left w:w="110" w:type="dxa"/>
              <w:bottom w:w="60" w:type="dxa"/>
              <w:right w:w="110" w:type="dxa"/>
            </w:tcMar>
          </w:tcPr>
          <w:p w14:paraId="5D156ABE" w14:textId="77777777" w:rsidR="00FB4191" w:rsidRDefault="00000000">
            <w:pPr>
              <w:spacing w:before="40" w:after="40" w:line="250" w:lineRule="auto"/>
            </w:pPr>
            <w:r>
              <w:rPr>
                <w:sz w:val="19"/>
                <w:szCs w:val="19"/>
              </w:rPr>
              <w:t>Re-signal the driver orchestration. This is the direct remedy for the lost-update race</w:t>
            </w:r>
          </w:p>
        </w:tc>
      </w:tr>
      <w:tr w:rsidR="00FB4191" w14:paraId="145FD9BF" w14:textId="77777777">
        <w:tblPrEx>
          <w:tblCellMar>
            <w:top w:w="0" w:type="dxa"/>
            <w:bottom w:w="0" w:type="dxa"/>
          </w:tblCellMar>
        </w:tblPrEx>
        <w:trPr>
          <w:cantSplit/>
        </w:trPr>
        <w:tc>
          <w:tcPr>
            <w:tcW w:w="4200" w:type="dxa"/>
            <w:tcMar>
              <w:top w:w="60" w:type="dxa"/>
              <w:left w:w="110" w:type="dxa"/>
              <w:bottom w:w="60" w:type="dxa"/>
              <w:right w:w="110" w:type="dxa"/>
            </w:tcMar>
          </w:tcPr>
          <w:p w14:paraId="18F896BB" w14:textId="77777777" w:rsidR="00FB4191" w:rsidRDefault="00000000">
            <w:pPr>
              <w:spacing w:before="40" w:after="40" w:line="250" w:lineRule="auto"/>
            </w:pPr>
            <w:r>
              <w:rPr>
                <w:sz w:val="19"/>
                <w:szCs w:val="19"/>
              </w:rPr>
              <w:t>mercury_outbox rows PENDING beyond a threshold, or with a high attempt_count</w:t>
            </w:r>
          </w:p>
        </w:tc>
        <w:tc>
          <w:tcPr>
            <w:tcW w:w="5160" w:type="dxa"/>
            <w:tcMar>
              <w:top w:w="60" w:type="dxa"/>
              <w:left w:w="110" w:type="dxa"/>
              <w:bottom w:w="60" w:type="dxa"/>
              <w:right w:w="110" w:type="dxa"/>
            </w:tcMar>
          </w:tcPr>
          <w:p w14:paraId="13BB52B0" w14:textId="77777777" w:rsidR="00FB4191" w:rsidRDefault="00000000">
            <w:pPr>
              <w:spacing w:before="40" w:after="40" w:line="250" w:lineRule="auto"/>
            </w:pPr>
            <w:r>
              <w:rPr>
                <w:sz w:val="19"/>
                <w:szCs w:val="19"/>
              </w:rPr>
              <w:t>Alert; a sustained backlog here means Mercury is unavailable or rejecting</w:t>
            </w:r>
          </w:p>
        </w:tc>
      </w:tr>
      <w:tr w:rsidR="00FB4191" w14:paraId="75CA04BB" w14:textId="77777777">
        <w:tblPrEx>
          <w:tblCellMar>
            <w:top w:w="0" w:type="dxa"/>
            <w:bottom w:w="0" w:type="dxa"/>
          </w:tblCellMar>
        </w:tblPrEx>
        <w:trPr>
          <w:cantSplit/>
        </w:trPr>
        <w:tc>
          <w:tcPr>
            <w:tcW w:w="4200" w:type="dxa"/>
            <w:shd w:val="clear" w:color="auto" w:fill="EEF3F9"/>
            <w:tcMar>
              <w:top w:w="60" w:type="dxa"/>
              <w:left w:w="110" w:type="dxa"/>
              <w:bottom w:w="60" w:type="dxa"/>
              <w:right w:w="110" w:type="dxa"/>
            </w:tcMar>
          </w:tcPr>
          <w:p w14:paraId="3C312384" w14:textId="77777777" w:rsidR="00FB4191" w:rsidRDefault="00000000">
            <w:pPr>
              <w:spacing w:before="40" w:after="40" w:line="250" w:lineRule="auto"/>
            </w:pPr>
            <w:r>
              <w:rPr>
                <w:sz w:val="19"/>
                <w:szCs w:val="19"/>
              </w:rPr>
              <w:t>Documents present in Mercury's GET by driver_licence response with no dmer_document row at all</w:t>
            </w:r>
          </w:p>
        </w:tc>
        <w:tc>
          <w:tcPr>
            <w:tcW w:w="5160" w:type="dxa"/>
            <w:shd w:val="clear" w:color="auto" w:fill="EEF3F9"/>
            <w:tcMar>
              <w:top w:w="60" w:type="dxa"/>
              <w:left w:w="110" w:type="dxa"/>
              <w:bottom w:w="60" w:type="dxa"/>
              <w:right w:w="110" w:type="dxa"/>
            </w:tcMar>
          </w:tcPr>
          <w:p w14:paraId="442C6275" w14:textId="77777777" w:rsidR="00FB4191" w:rsidRDefault="00000000">
            <w:pPr>
              <w:spacing w:before="40" w:after="40" w:line="250" w:lineRule="auto"/>
            </w:pPr>
            <w:r>
              <w:rPr>
                <w:sz w:val="19"/>
                <w:szCs w:val="19"/>
              </w:rPr>
              <w:t>Ingest them; this catches a webhook that was lost and a page the poller skipped</w:t>
            </w:r>
          </w:p>
        </w:tc>
      </w:tr>
    </w:tbl>
    <w:p w14:paraId="62247F28" w14:textId="77777777" w:rsidR="00FB4191" w:rsidRDefault="00000000">
      <w:pPr>
        <w:pStyle w:val="Heading2"/>
        <w:spacing w:before="260" w:after="130"/>
      </w:pPr>
      <w:bookmarkStart w:id="39" w:name="_Toc240729612"/>
      <w:r>
        <w:t>8.3  Fallback outcome</w:t>
      </w:r>
      <w:bookmarkEnd w:id="39"/>
    </w:p>
    <w:p w14:paraId="2D2EF9E0" w14:textId="77777777" w:rsidR="00FB4191" w:rsidRDefault="00000000">
      <w:pPr>
        <w:spacing w:after="130" w:line="276" w:lineRule="auto"/>
      </w:pPr>
      <w:r>
        <w:t>After the total retry budget across all stages is exhausted, the pipeline must still emit an outcome rather than stopping. The default is IN with decided_by = FALLBACK and a reason string naming the stage that failed.</w:t>
      </w:r>
    </w:p>
    <w:p w14:paraId="7E34BFC4" w14:textId="77777777" w:rsidR="00FB4191" w:rsidRDefault="00000000">
      <w:pPr>
        <w:spacing w:after="130" w:line="276" w:lineRule="auto"/>
      </w:pPr>
      <w:r>
        <w:t>The principle is that failure to decide must not mean failure to appear. Whether Intake wants a plain IN or a visibly distinct "AI could not process" status is question I-1, and it should be answered before build, because it affects both the outbox operation and the Mercury field being written.</w:t>
      </w:r>
    </w:p>
    <w:p w14:paraId="48ADC7A6" w14:textId="77777777" w:rsidR="00FB4191" w:rsidRDefault="00000000">
      <w:pPr>
        <w:pStyle w:val="Heading2"/>
        <w:spacing w:before="260" w:after="130"/>
      </w:pPr>
      <w:bookmarkStart w:id="40" w:name="_Toc240729613"/>
      <w:r>
        <w:t>8.4  Daily reconciliation report</w:t>
      </w:r>
      <w:bookmarkEnd w:id="40"/>
    </w:p>
    <w:p w14:paraId="4DD1187A" w14:textId="77777777" w:rsidR="00FB4191" w:rsidRDefault="00000000">
      <w:pPr>
        <w:spacing w:after="130" w:line="276" w:lineRule="auto"/>
      </w:pPr>
      <w:r>
        <w:t xml:space="preserve">Query Mercury for documents in the DPS queues with an empty dps_date and compare against dmer_decision. Anything present in Mercury with no decision, or with a decision that was never posted, </w:t>
        <w:lastRenderedPageBreak/>
        <w:t>appears on the report. Run this from the first day in production rather than adding it after the first incident; it is the evidence that the guarantee holds.</w:t>
      </w:r>
    </w:p>
    <w:p w14:paraId="69A4CCBF" w14:textId="77777777" w:rsidR="00FB4191" w:rsidRDefault="00000000">
      <w:pPr>
        <w:pStyle w:val="Heading2"/>
        <w:spacing w:before="260" w:after="130"/>
      </w:pPr>
      <w:bookmarkStart w:id="41" w:name="_Toc240729614"/>
      <w:r>
        <w:t>8.5  Worked example of the failure the design prevents</w:t>
      </w:r>
      <w:bookmarkEnd w:id="41"/>
    </w:p>
    <w:p w14:paraId="724F9FB7" w14:textId="77777777" w:rsidR="00FB4191" w:rsidRDefault="00000000">
      <w:pPr>
        <w:spacing w:after="130" w:line="276" w:lineRule="auto"/>
      </w:pPr>
      <w:r>
        <w:t>A driver has three DMERs. The first two process normally and sit in AWAITING_DRIVER_COMPLETION. The third fails in extraction because the fax is unreadable.</w:t>
      </w:r>
    </w:p>
    <w:p w14:paraId="73AF11A2" w14:textId="77777777" w:rsidR="00FB4191" w:rsidRDefault="00000000">
      <w:pPr>
        <w:pStyle w:val="ListParagraph"/>
        <w:numPr>
          <w:ilvl w:val="0"/>
          <w:numId w:val="1"/>
        </w:numPr>
        <w:spacing w:after="70" w:line="264" w:lineRule="auto"/>
      </w:pPr>
      <w:r>
        <w:t>Without the design in this document: the third document stops, the first two wait forever, and none of the three is ever posted. Intake sees nothing, and because the DMERs are no longer in the manual queue either, the driver is silently dropped.</w:t>
      </w:r>
    </w:p>
    <w:p w14:paraId="1E447242" w14:textId="77777777" w:rsidR="00FB4191" w:rsidRDefault="00000000">
      <w:pPr>
        <w:pStyle w:val="ListParagraph"/>
        <w:numPr>
          <w:ilvl w:val="0"/>
          <w:numId w:val="1"/>
        </w:numPr>
        <w:spacing w:after="70" w:line="264" w:lineRule="auto"/>
      </w:pPr>
      <w:r>
        <w:t>With it: the third document exhausts its retries, is dead-lettered with an explicit reason, is drained to MANUAL_REVIEW, and a fallback IN outcome is queued to the outbox. It therefore reaches RULES_APPLIED-equivalent completeness for the purposes of the join. The driver evaluation becomes READY, the decision gateway runs, all three outcomes are written, and the outbox delivers them. Intake sees three DMERs, one of them flagged as needing human reading.</w:t>
      </w:r>
    </w:p>
    <w:p w14:paraId="42E011F0" w14:textId="77777777" w:rsidR="00FB4191" w:rsidRDefault="00000000">
      <w:r>
        <w:br w:type="page"/>
      </w:r>
    </w:p>
    <w:p w14:paraId="291CF45D" w14:textId="77777777" w:rsidR="00FB4191" w:rsidRDefault="00000000">
      <w:pPr>
        <w:pStyle w:val="Heading1"/>
        <w:spacing w:after="130"/>
      </w:pPr>
      <w:bookmarkStart w:id="42" w:name="_Toc240729615"/>
      <w:r>
        <w:lastRenderedPageBreak/>
        <w:t>9.  Security, privacy and observability</w:t>
      </w:r>
      <w:bookmarkEnd w:id="42"/>
    </w:p>
    <w:p w14:paraId="56D754E6" w14:textId="77777777" w:rsidR="00FB4191" w:rsidRDefault="00000000">
      <w:pPr>
        <w:pStyle w:val="Heading2"/>
        <w:spacing w:before="260" w:after="130"/>
      </w:pPr>
      <w:bookmarkStart w:id="43" w:name="_Toc240729616"/>
      <w:r>
        <w:t>9.1  Security posture</w:t>
      </w:r>
      <w:bookmarkEnd w:id="43"/>
    </w:p>
    <w:p w14:paraId="1DE0CF7A" w14:textId="77777777" w:rsidR="00FB4191" w:rsidRDefault="00000000">
      <w:pPr>
        <w:pStyle w:val="ListParagraph"/>
        <w:numPr>
          <w:ilvl w:val="0"/>
          <w:numId w:val="1"/>
        </w:numPr>
        <w:spacing w:after="70" w:line="264" w:lineRule="auto"/>
      </w:pPr>
      <w:r>
        <w:t>Managed identity for every Azure-to-Azure call: Functions and Container Apps to Blob, Postgres, Service Bus and Document Intelligence. No connection strings in configuration.</w:t>
      </w:r>
    </w:p>
    <w:p w14:paraId="54843F94" w14:textId="77777777" w:rsidR="00FB4191" w:rsidRDefault="00000000">
      <w:pPr>
        <w:pStyle w:val="ListParagraph"/>
        <w:numPr>
          <w:ilvl w:val="0"/>
          <w:numId w:val="1"/>
        </w:numPr>
        <w:spacing w:after="70" w:line="264" w:lineRule="auto"/>
      </w:pPr>
      <w:r>
        <w:t>Private endpoints for Blob, Postgres, Service Bus and Document Intelligence, within the secured VNet. Azure OpenAI is currently a public endpoint with a key; hold the key in Key Vault with rotation, and plan for the private endpoint move.</w:t>
      </w:r>
    </w:p>
    <w:p w14:paraId="7087FCCF" w14:textId="77777777" w:rsidR="00FB4191" w:rsidRDefault="00000000">
      <w:pPr>
        <w:pStyle w:val="ListParagraph"/>
        <w:numPr>
          <w:ilvl w:val="0"/>
          <w:numId w:val="1"/>
        </w:numPr>
        <w:spacing w:after="70" w:line="264" w:lineRule="auto"/>
      </w:pPr>
      <w:r>
        <w:t>Mercury credentials in Key Vault. The network path from Azure to the OpenShift-hosted API needs confirmation (question M-4): ExpressRoute, or public with an IP allowlist.</w:t>
      </w:r>
    </w:p>
    <w:p w14:paraId="2BFA8E8E" w14:textId="77777777" w:rsidR="00FB4191" w:rsidRDefault="00000000">
      <w:pPr>
        <w:pStyle w:val="ListParagraph"/>
        <w:numPr>
          <w:ilvl w:val="0"/>
          <w:numId w:val="1"/>
        </w:numPr>
        <w:spacing w:after="70" w:line="264" w:lineRule="auto"/>
      </w:pPr>
      <w:r>
        <w:t>Blob soft delete and versioning enabled on all four containers. The rules container is versioned for auditability of past decisions.</w:t>
      </w:r>
    </w:p>
    <w:p w14:paraId="463BB314" w14:textId="77777777" w:rsidR="00FB4191" w:rsidRDefault="00000000">
      <w:pPr>
        <w:pStyle w:val="Heading2"/>
        <w:spacing w:before="260" w:after="130"/>
      </w:pPr>
      <w:bookmarkStart w:id="44" w:name="_Toc240729617"/>
      <w:r>
        <w:t>9.2  Personal and health information</w:t>
      </w:r>
      <w:bookmarkEnd w:id="44"/>
    </w:p>
    <w:p w14:paraId="7B51E9C4" w14:textId="77777777" w:rsidR="00FB4191" w:rsidRDefault="00000000">
      <w:pPr>
        <w:pStyle w:val="ListParagraph"/>
        <w:numPr>
          <w:ilvl w:val="0"/>
          <w:numId w:val="1"/>
        </w:numPr>
        <w:spacing w:after="70" w:line="264" w:lineRule="auto"/>
      </w:pPr>
      <w:r>
        <w:t>No licence numbers or clinical content in Service Bus message bodies. Use internal identifiers.</w:t>
      </w:r>
    </w:p>
    <w:p w14:paraId="10820CCD" w14:textId="77777777" w:rsidR="00FB4191" w:rsidRDefault="00000000">
      <w:pPr>
        <w:pStyle w:val="ListParagraph"/>
        <w:numPr>
          <w:ilvl w:val="0"/>
          <w:numId w:val="1"/>
        </w:numPr>
        <w:spacing w:after="70" w:line="264" w:lineRule="auto"/>
      </w:pPr>
      <w:r>
        <w:t>No clinical content in Application Insights traces or exception messages. Scrub before logging; a stack trace that includes a prompt payload is a disclosure.</w:t>
      </w:r>
    </w:p>
    <w:p w14:paraId="6831CD0B" w14:textId="77777777" w:rsidR="00FB4191" w:rsidRDefault="00000000">
      <w:pPr>
        <w:pStyle w:val="ListParagraph"/>
        <w:numPr>
          <w:ilvl w:val="0"/>
          <w:numId w:val="1"/>
        </w:numPr>
        <w:spacing w:after="70" w:line="264" w:lineRule="auto"/>
      </w:pPr>
      <w:r>
        <w:t>Retention policy per container, once Intake and privacy confirm how long raw, extracted and normalized artifacts must be kept (question I-17).</w:t>
      </w:r>
    </w:p>
    <w:p w14:paraId="5993FE27" w14:textId="77777777" w:rsidR="00FB4191" w:rsidRDefault="00000000">
      <w:pPr>
        <w:pStyle w:val="ListParagraph"/>
        <w:numPr>
          <w:ilvl w:val="0"/>
          <w:numId w:val="1"/>
        </w:numPr>
        <w:spacing w:after="70" w:line="264" w:lineRule="auto"/>
      </w:pPr>
      <w:r>
        <w:t>Decide whether normalized clinical JSON may be stored as jsonb in Postgres. See section 7.3.</w:t>
      </w:r>
    </w:p>
    <w:p w14:paraId="1D8A123C" w14:textId="77777777" w:rsidR="00FB4191" w:rsidRDefault="00000000">
      <w:pPr>
        <w:pStyle w:val="Heading2"/>
        <w:spacing w:before="260" w:after="130"/>
      </w:pPr>
      <w:bookmarkStart w:id="45" w:name="_Toc240729618"/>
      <w:r>
        <w:t>9.3  Metrics and alerts</w:t>
      </w:r>
      <w:bookmarkEnd w:id="45"/>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3000"/>
        <w:gridCol w:w="3200"/>
        <w:gridCol w:w="3160"/>
      </w:tblGrid>
      <w:tr w:rsidR="00FB4191" w14:paraId="01E7097C" w14:textId="77777777">
        <w:tblPrEx>
          <w:tblCellMar>
            <w:top w:w="0" w:type="dxa"/>
            <w:bottom w:w="0" w:type="dxa"/>
          </w:tblCellMar>
        </w:tblPrEx>
        <w:trPr>
          <w:cantSplit/>
          <w:tblHeader/>
        </w:trPr>
        <w:tc>
          <w:tcPr>
            <w:tcW w:w="3000" w:type="dxa"/>
            <w:shd w:val="clear" w:color="auto" w:fill="1F4E79"/>
            <w:tcMar>
              <w:top w:w="60" w:type="dxa"/>
              <w:left w:w="110" w:type="dxa"/>
              <w:bottom w:w="60" w:type="dxa"/>
              <w:right w:w="110" w:type="dxa"/>
            </w:tcMar>
          </w:tcPr>
          <w:p w14:paraId="54EA4922" w14:textId="77777777" w:rsidR="00FB4191" w:rsidRDefault="00000000">
            <w:pPr>
              <w:spacing w:before="40" w:after="40" w:line="250" w:lineRule="auto"/>
            </w:pPr>
            <w:r>
              <w:rPr>
                <w:b/>
                <w:bCs/>
                <w:color w:val="FFFFFF"/>
                <w:sz w:val="19"/>
                <w:szCs w:val="19"/>
              </w:rPr>
              <w:t>Signal</w:t>
            </w:r>
          </w:p>
        </w:tc>
        <w:tc>
          <w:tcPr>
            <w:tcW w:w="3200" w:type="dxa"/>
            <w:shd w:val="clear" w:color="auto" w:fill="1F4E79"/>
            <w:tcMar>
              <w:top w:w="60" w:type="dxa"/>
              <w:left w:w="110" w:type="dxa"/>
              <w:bottom w:w="60" w:type="dxa"/>
              <w:right w:w="110" w:type="dxa"/>
            </w:tcMar>
          </w:tcPr>
          <w:p w14:paraId="3B04862D" w14:textId="77777777" w:rsidR="00FB4191" w:rsidRDefault="00000000">
            <w:pPr>
              <w:spacing w:before="40" w:after="40" w:line="250" w:lineRule="auto"/>
            </w:pPr>
            <w:r>
              <w:rPr>
                <w:b/>
                <w:bCs/>
                <w:color w:val="FFFFFF"/>
                <w:sz w:val="19"/>
                <w:szCs w:val="19"/>
              </w:rPr>
              <w:t>Why it matters</w:t>
            </w:r>
          </w:p>
        </w:tc>
        <w:tc>
          <w:tcPr>
            <w:tcW w:w="3160" w:type="dxa"/>
            <w:shd w:val="clear" w:color="auto" w:fill="1F4E79"/>
            <w:tcMar>
              <w:top w:w="60" w:type="dxa"/>
              <w:left w:w="110" w:type="dxa"/>
              <w:bottom w:w="60" w:type="dxa"/>
              <w:right w:w="110" w:type="dxa"/>
            </w:tcMar>
          </w:tcPr>
          <w:p w14:paraId="379C4A9C" w14:textId="77777777" w:rsidR="00FB4191" w:rsidRDefault="00000000">
            <w:pPr>
              <w:spacing w:before="40" w:after="40" w:line="250" w:lineRule="auto"/>
            </w:pPr>
            <w:r>
              <w:rPr>
                <w:b/>
                <w:bCs/>
                <w:color w:val="FFFFFF"/>
                <w:sz w:val="19"/>
                <w:szCs w:val="19"/>
              </w:rPr>
              <w:t>Alert when</w:t>
            </w:r>
          </w:p>
        </w:tc>
      </w:tr>
      <w:tr w:rsidR="00FB4191" w14:paraId="34381338" w14:textId="77777777">
        <w:tblPrEx>
          <w:tblCellMar>
            <w:top w:w="0" w:type="dxa"/>
            <w:bottom w:w="0" w:type="dxa"/>
          </w:tblCellMar>
        </w:tblPrEx>
        <w:trPr>
          <w:cantSplit/>
        </w:trPr>
        <w:tc>
          <w:tcPr>
            <w:tcW w:w="3000" w:type="dxa"/>
            <w:tcMar>
              <w:top w:w="60" w:type="dxa"/>
              <w:left w:w="110" w:type="dxa"/>
              <w:bottom w:w="60" w:type="dxa"/>
              <w:right w:w="110" w:type="dxa"/>
            </w:tcMar>
          </w:tcPr>
          <w:p w14:paraId="1763801D" w14:textId="77777777" w:rsidR="00FB4191" w:rsidRDefault="00000000">
            <w:pPr>
              <w:spacing w:before="40" w:after="40" w:line="250" w:lineRule="auto"/>
            </w:pPr>
            <w:r>
              <w:rPr>
                <w:sz w:val="19"/>
                <w:szCs w:val="19"/>
              </w:rPr>
              <w:t>Active message count per queue</w:t>
            </w:r>
          </w:p>
        </w:tc>
        <w:tc>
          <w:tcPr>
            <w:tcW w:w="3200" w:type="dxa"/>
            <w:tcMar>
              <w:top w:w="60" w:type="dxa"/>
              <w:left w:w="110" w:type="dxa"/>
              <w:bottom w:w="60" w:type="dxa"/>
              <w:right w:w="110" w:type="dxa"/>
            </w:tcMar>
          </w:tcPr>
          <w:p w14:paraId="5F369680" w14:textId="77777777" w:rsidR="00FB4191" w:rsidRDefault="00000000">
            <w:pPr>
              <w:spacing w:before="40" w:after="40" w:line="250" w:lineRule="auto"/>
            </w:pPr>
            <w:r>
              <w:rPr>
                <w:sz w:val="19"/>
                <w:szCs w:val="19"/>
              </w:rPr>
              <w:t>The earliest indicator of a stalled stage</w:t>
            </w:r>
          </w:p>
        </w:tc>
        <w:tc>
          <w:tcPr>
            <w:tcW w:w="3160" w:type="dxa"/>
            <w:tcMar>
              <w:top w:w="60" w:type="dxa"/>
              <w:left w:w="110" w:type="dxa"/>
              <w:bottom w:w="60" w:type="dxa"/>
              <w:right w:w="110" w:type="dxa"/>
            </w:tcMar>
          </w:tcPr>
          <w:p w14:paraId="4C38A5A9" w14:textId="77777777" w:rsidR="00FB4191" w:rsidRDefault="00000000">
            <w:pPr>
              <w:spacing w:before="40" w:after="40" w:line="250" w:lineRule="auto"/>
            </w:pPr>
            <w:r>
              <w:rPr>
                <w:sz w:val="19"/>
                <w:szCs w:val="19"/>
              </w:rPr>
              <w:t>Sustained growth over a defined window</w:t>
            </w:r>
          </w:p>
        </w:tc>
      </w:tr>
      <w:tr w:rsidR="00FB4191" w14:paraId="0D737671" w14:textId="77777777">
        <w:tblPrEx>
          <w:tblCellMar>
            <w:top w:w="0" w:type="dxa"/>
            <w:bottom w:w="0" w:type="dxa"/>
          </w:tblCellMar>
        </w:tblPrEx>
        <w:trPr>
          <w:cantSplit/>
        </w:trPr>
        <w:tc>
          <w:tcPr>
            <w:tcW w:w="3000" w:type="dxa"/>
            <w:shd w:val="clear" w:color="auto" w:fill="EEF3F9"/>
            <w:tcMar>
              <w:top w:w="60" w:type="dxa"/>
              <w:left w:w="110" w:type="dxa"/>
              <w:bottom w:w="60" w:type="dxa"/>
              <w:right w:w="110" w:type="dxa"/>
            </w:tcMar>
          </w:tcPr>
          <w:p w14:paraId="6646287A" w14:textId="77777777" w:rsidR="00FB4191" w:rsidRDefault="00000000">
            <w:pPr>
              <w:spacing w:before="40" w:after="40" w:line="250" w:lineRule="auto"/>
            </w:pPr>
            <w:r>
              <w:rPr>
                <w:sz w:val="19"/>
                <w:szCs w:val="19"/>
              </w:rPr>
              <w:t>Dead-letter message count</w:t>
            </w:r>
          </w:p>
        </w:tc>
        <w:tc>
          <w:tcPr>
            <w:tcW w:w="3200" w:type="dxa"/>
            <w:shd w:val="clear" w:color="auto" w:fill="EEF3F9"/>
            <w:tcMar>
              <w:top w:w="60" w:type="dxa"/>
              <w:left w:w="110" w:type="dxa"/>
              <w:bottom w:w="60" w:type="dxa"/>
              <w:right w:w="110" w:type="dxa"/>
            </w:tcMar>
          </w:tcPr>
          <w:p w14:paraId="2C8BC80F" w14:textId="77777777" w:rsidR="00FB4191" w:rsidRDefault="00000000">
            <w:pPr>
              <w:spacing w:before="40" w:after="40" w:line="250" w:lineRule="auto"/>
            </w:pPr>
            <w:r>
              <w:rPr>
                <w:sz w:val="19"/>
                <w:szCs w:val="19"/>
              </w:rPr>
              <w:t>Poison input or a systemic failure</w:t>
            </w:r>
          </w:p>
        </w:tc>
        <w:tc>
          <w:tcPr>
            <w:tcW w:w="3160" w:type="dxa"/>
            <w:shd w:val="clear" w:color="auto" w:fill="EEF3F9"/>
            <w:tcMar>
              <w:top w:w="60" w:type="dxa"/>
              <w:left w:w="110" w:type="dxa"/>
              <w:bottom w:w="60" w:type="dxa"/>
              <w:right w:w="110" w:type="dxa"/>
            </w:tcMar>
          </w:tcPr>
          <w:p w14:paraId="0986A4F8" w14:textId="77777777" w:rsidR="00FB4191" w:rsidRDefault="00000000">
            <w:pPr>
              <w:spacing w:before="40" w:after="40" w:line="250" w:lineRule="auto"/>
            </w:pPr>
            <w:r>
              <w:rPr>
                <w:sz w:val="19"/>
                <w:szCs w:val="19"/>
              </w:rPr>
              <w:t>Any non-zero value, and separately on rate of change</w:t>
            </w:r>
          </w:p>
        </w:tc>
      </w:tr>
      <w:tr w:rsidR="00FB4191" w14:paraId="685C73E0" w14:textId="77777777">
        <w:tblPrEx>
          <w:tblCellMar>
            <w:top w:w="0" w:type="dxa"/>
            <w:bottom w:w="0" w:type="dxa"/>
          </w:tblCellMar>
        </w:tblPrEx>
        <w:trPr>
          <w:cantSplit/>
        </w:trPr>
        <w:tc>
          <w:tcPr>
            <w:tcW w:w="3000" w:type="dxa"/>
            <w:tcMar>
              <w:top w:w="60" w:type="dxa"/>
              <w:left w:w="110" w:type="dxa"/>
              <w:bottom w:w="60" w:type="dxa"/>
              <w:right w:w="110" w:type="dxa"/>
            </w:tcMar>
          </w:tcPr>
          <w:p w14:paraId="2193974F" w14:textId="77777777" w:rsidR="00FB4191" w:rsidRDefault="00000000">
            <w:pPr>
              <w:spacing w:before="40" w:after="40" w:line="250" w:lineRule="auto"/>
            </w:pPr>
            <w:r>
              <w:rPr>
                <w:sz w:val="19"/>
                <w:szCs w:val="19"/>
              </w:rPr>
              <w:t>Oldest PENDING outbox row age</w:t>
            </w:r>
          </w:p>
        </w:tc>
        <w:tc>
          <w:tcPr>
            <w:tcW w:w="3200" w:type="dxa"/>
            <w:tcMar>
              <w:top w:w="60" w:type="dxa"/>
              <w:left w:w="110" w:type="dxa"/>
              <w:bottom w:w="60" w:type="dxa"/>
              <w:right w:w="110" w:type="dxa"/>
            </w:tcMar>
          </w:tcPr>
          <w:p w14:paraId="36206567" w14:textId="77777777" w:rsidR="00FB4191" w:rsidRDefault="00000000">
            <w:pPr>
              <w:spacing w:before="40" w:after="40" w:line="250" w:lineRule="auto"/>
            </w:pPr>
            <w:r>
              <w:rPr>
                <w:sz w:val="19"/>
                <w:szCs w:val="19"/>
              </w:rPr>
              <w:t>The direct measure of the guarantee</w:t>
            </w:r>
          </w:p>
        </w:tc>
        <w:tc>
          <w:tcPr>
            <w:tcW w:w="3160" w:type="dxa"/>
            <w:tcMar>
              <w:top w:w="60" w:type="dxa"/>
              <w:left w:w="110" w:type="dxa"/>
              <w:bottom w:w="60" w:type="dxa"/>
              <w:right w:w="110" w:type="dxa"/>
            </w:tcMar>
          </w:tcPr>
          <w:p w14:paraId="13DEE0A2" w14:textId="77777777" w:rsidR="00FB4191" w:rsidRDefault="00000000">
            <w:pPr>
              <w:spacing w:before="40" w:after="40" w:line="250" w:lineRule="auto"/>
            </w:pPr>
            <w:r>
              <w:rPr>
                <w:sz w:val="19"/>
                <w:szCs w:val="19"/>
              </w:rPr>
              <w:t>Older than the agreed SLA to Intake</w:t>
            </w:r>
          </w:p>
        </w:tc>
      </w:tr>
      <w:tr w:rsidR="00FB4191" w14:paraId="24D0BA1B" w14:textId="77777777">
        <w:tblPrEx>
          <w:tblCellMar>
            <w:top w:w="0" w:type="dxa"/>
            <w:bottom w:w="0" w:type="dxa"/>
          </w:tblCellMar>
        </w:tblPrEx>
        <w:trPr>
          <w:cantSplit/>
        </w:trPr>
        <w:tc>
          <w:tcPr>
            <w:tcW w:w="3000" w:type="dxa"/>
            <w:shd w:val="clear" w:color="auto" w:fill="EEF3F9"/>
            <w:tcMar>
              <w:top w:w="60" w:type="dxa"/>
              <w:left w:w="110" w:type="dxa"/>
              <w:bottom w:w="60" w:type="dxa"/>
              <w:right w:w="110" w:type="dxa"/>
            </w:tcMar>
          </w:tcPr>
          <w:p w14:paraId="3DD64E16" w14:textId="77777777" w:rsidR="00FB4191" w:rsidRDefault="00000000">
            <w:pPr>
              <w:spacing w:before="40" w:after="40" w:line="250" w:lineRule="auto"/>
            </w:pPr>
            <w:r>
              <w:rPr>
                <w:sz w:val="19"/>
                <w:szCs w:val="19"/>
              </w:rPr>
              <w:t>driver_evaluation rows in WAITING past SLA</w:t>
            </w:r>
          </w:p>
        </w:tc>
        <w:tc>
          <w:tcPr>
            <w:tcW w:w="3200" w:type="dxa"/>
            <w:shd w:val="clear" w:color="auto" w:fill="EEF3F9"/>
            <w:tcMar>
              <w:top w:w="60" w:type="dxa"/>
              <w:left w:w="110" w:type="dxa"/>
              <w:bottom w:w="60" w:type="dxa"/>
              <w:right w:w="110" w:type="dxa"/>
            </w:tcMar>
          </w:tcPr>
          <w:p w14:paraId="617E898B" w14:textId="77777777" w:rsidR="00FB4191" w:rsidRDefault="00000000">
            <w:pPr>
              <w:spacing w:before="40" w:after="40" w:line="250" w:lineRule="auto"/>
            </w:pPr>
            <w:r>
              <w:rPr>
                <w:sz w:val="19"/>
                <w:szCs w:val="19"/>
              </w:rPr>
              <w:t>The join is stuck</w:t>
            </w:r>
          </w:p>
        </w:tc>
        <w:tc>
          <w:tcPr>
            <w:tcW w:w="3160" w:type="dxa"/>
            <w:shd w:val="clear" w:color="auto" w:fill="EEF3F9"/>
            <w:tcMar>
              <w:top w:w="60" w:type="dxa"/>
              <w:left w:w="110" w:type="dxa"/>
              <w:bottom w:w="60" w:type="dxa"/>
              <w:right w:w="110" w:type="dxa"/>
            </w:tcMar>
          </w:tcPr>
          <w:p w14:paraId="4E6F7462" w14:textId="77777777" w:rsidR="00FB4191" w:rsidRDefault="00000000">
            <w:pPr>
              <w:spacing w:before="40" w:after="40" w:line="250" w:lineRule="auto"/>
            </w:pPr>
            <w:r>
              <w:rPr>
                <w:sz w:val="19"/>
                <w:szCs w:val="19"/>
              </w:rPr>
              <w:t>Any row beyond threshold after a sweeper pass</w:t>
            </w:r>
          </w:p>
        </w:tc>
      </w:tr>
      <w:tr w:rsidR="00FB4191" w14:paraId="034E4C0F" w14:textId="77777777">
        <w:tblPrEx>
          <w:tblCellMar>
            <w:top w:w="0" w:type="dxa"/>
            <w:bottom w:w="0" w:type="dxa"/>
          </w:tblCellMar>
        </w:tblPrEx>
        <w:trPr>
          <w:cantSplit/>
        </w:trPr>
        <w:tc>
          <w:tcPr>
            <w:tcW w:w="3000" w:type="dxa"/>
            <w:tcMar>
              <w:top w:w="60" w:type="dxa"/>
              <w:left w:w="110" w:type="dxa"/>
              <w:bottom w:w="60" w:type="dxa"/>
              <w:right w:w="110" w:type="dxa"/>
            </w:tcMar>
          </w:tcPr>
          <w:p w14:paraId="768063DD" w14:textId="77777777" w:rsidR="00FB4191" w:rsidRDefault="00000000">
            <w:pPr>
              <w:spacing w:before="40" w:after="40" w:line="250" w:lineRule="auto"/>
            </w:pPr>
            <w:r>
              <w:rPr>
                <w:sz w:val="19"/>
                <w:szCs w:val="19"/>
              </w:rPr>
              <w:t>Stage duration p50 / p95 from dmer_stage_run</w:t>
            </w:r>
          </w:p>
        </w:tc>
        <w:tc>
          <w:tcPr>
            <w:tcW w:w="3200" w:type="dxa"/>
            <w:tcMar>
              <w:top w:w="60" w:type="dxa"/>
              <w:left w:w="110" w:type="dxa"/>
              <w:bottom w:w="60" w:type="dxa"/>
              <w:right w:w="110" w:type="dxa"/>
            </w:tcMar>
          </w:tcPr>
          <w:p w14:paraId="36840F1F" w14:textId="77777777" w:rsidR="00FB4191" w:rsidRDefault="00000000">
            <w:pPr>
              <w:spacing w:before="40" w:after="40" w:line="250" w:lineRule="auto"/>
            </w:pPr>
            <w:r>
              <w:rPr>
                <w:sz w:val="19"/>
                <w:szCs w:val="19"/>
              </w:rPr>
              <w:t>Capacity planning and quota pressure</w:t>
            </w:r>
          </w:p>
        </w:tc>
        <w:tc>
          <w:tcPr>
            <w:tcW w:w="3160" w:type="dxa"/>
            <w:tcMar>
              <w:top w:w="60" w:type="dxa"/>
              <w:left w:w="110" w:type="dxa"/>
              <w:bottom w:w="60" w:type="dxa"/>
              <w:right w:w="110" w:type="dxa"/>
            </w:tcMar>
          </w:tcPr>
          <w:p w14:paraId="0344D93B" w14:textId="77777777" w:rsidR="00FB4191" w:rsidRDefault="00000000">
            <w:pPr>
              <w:spacing w:before="40" w:after="40" w:line="250" w:lineRule="auto"/>
            </w:pPr>
            <w:r>
              <w:rPr>
                <w:sz w:val="19"/>
                <w:szCs w:val="19"/>
              </w:rPr>
              <w:t>p95 beyond the modelled budget</w:t>
            </w:r>
          </w:p>
        </w:tc>
      </w:tr>
      <w:tr w:rsidR="00FB4191" w14:paraId="009755DA" w14:textId="77777777">
        <w:tblPrEx>
          <w:tblCellMar>
            <w:top w:w="0" w:type="dxa"/>
            <w:bottom w:w="0" w:type="dxa"/>
          </w:tblCellMar>
        </w:tblPrEx>
        <w:trPr>
          <w:cantSplit/>
        </w:trPr>
        <w:tc>
          <w:tcPr>
            <w:tcW w:w="3000" w:type="dxa"/>
            <w:shd w:val="clear" w:color="auto" w:fill="EEF3F9"/>
            <w:tcMar>
              <w:top w:w="60" w:type="dxa"/>
              <w:left w:w="110" w:type="dxa"/>
              <w:bottom w:w="60" w:type="dxa"/>
              <w:right w:w="110" w:type="dxa"/>
            </w:tcMar>
          </w:tcPr>
          <w:p w14:paraId="6DC88196" w14:textId="77777777" w:rsidR="00FB4191" w:rsidRDefault="00000000">
            <w:pPr>
              <w:spacing w:before="40" w:after="40" w:line="250" w:lineRule="auto"/>
            </w:pPr>
            <w:r>
              <w:rPr>
                <w:sz w:val="19"/>
                <w:szCs w:val="19"/>
              </w:rPr>
              <w:t>Document Intelligence and Azure OpenAI 429 rate</w:t>
            </w:r>
          </w:p>
        </w:tc>
        <w:tc>
          <w:tcPr>
            <w:tcW w:w="3200" w:type="dxa"/>
            <w:shd w:val="clear" w:color="auto" w:fill="EEF3F9"/>
            <w:tcMar>
              <w:top w:w="60" w:type="dxa"/>
              <w:left w:w="110" w:type="dxa"/>
              <w:bottom w:w="60" w:type="dxa"/>
              <w:right w:w="110" w:type="dxa"/>
            </w:tcMar>
          </w:tcPr>
          <w:p w14:paraId="402059CA" w14:textId="77777777" w:rsidR="00FB4191" w:rsidRDefault="00000000">
            <w:pPr>
              <w:spacing w:before="40" w:after="40" w:line="250" w:lineRule="auto"/>
            </w:pPr>
            <w:r>
              <w:rPr>
                <w:sz w:val="19"/>
                <w:szCs w:val="19"/>
              </w:rPr>
              <w:t>Quota is the throughput ceiling</w:t>
            </w:r>
          </w:p>
        </w:tc>
        <w:tc>
          <w:tcPr>
            <w:tcW w:w="3160" w:type="dxa"/>
            <w:shd w:val="clear" w:color="auto" w:fill="EEF3F9"/>
            <w:tcMar>
              <w:top w:w="60" w:type="dxa"/>
              <w:left w:w="110" w:type="dxa"/>
              <w:bottom w:w="60" w:type="dxa"/>
              <w:right w:w="110" w:type="dxa"/>
            </w:tcMar>
          </w:tcPr>
          <w:p w14:paraId="342167C9" w14:textId="77777777" w:rsidR="00FB4191" w:rsidRDefault="00000000">
            <w:pPr>
              <w:spacing w:before="40" w:after="40" w:line="250" w:lineRule="auto"/>
            </w:pPr>
            <w:r>
              <w:rPr>
                <w:sz w:val="19"/>
                <w:szCs w:val="19"/>
              </w:rPr>
              <w:t>Sustained throttling</w:t>
            </w:r>
          </w:p>
        </w:tc>
      </w:tr>
      <w:tr w:rsidR="00FB4191" w14:paraId="38D4D385" w14:textId="77777777">
        <w:tblPrEx>
          <w:tblCellMar>
            <w:top w:w="0" w:type="dxa"/>
            <w:bottom w:w="0" w:type="dxa"/>
          </w:tblCellMar>
        </w:tblPrEx>
        <w:trPr>
          <w:cantSplit/>
        </w:trPr>
        <w:tc>
          <w:tcPr>
            <w:tcW w:w="3000" w:type="dxa"/>
            <w:tcMar>
              <w:top w:w="60" w:type="dxa"/>
              <w:left w:w="110" w:type="dxa"/>
              <w:bottom w:w="60" w:type="dxa"/>
              <w:right w:w="110" w:type="dxa"/>
            </w:tcMar>
          </w:tcPr>
          <w:p w14:paraId="48C538C7" w14:textId="77777777" w:rsidR="00FB4191" w:rsidRDefault="00000000">
            <w:pPr>
              <w:spacing w:before="40" w:after="40" w:line="250" w:lineRule="auto"/>
            </w:pPr>
            <w:r>
              <w:rPr>
                <w:sz w:val="19"/>
                <w:szCs w:val="19"/>
              </w:rPr>
              <w:t>Documents in MANUAL_REVIEW per day</w:t>
            </w:r>
          </w:p>
        </w:tc>
        <w:tc>
          <w:tcPr>
            <w:tcW w:w="3200" w:type="dxa"/>
            <w:tcMar>
              <w:top w:w="60" w:type="dxa"/>
              <w:left w:w="110" w:type="dxa"/>
              <w:bottom w:w="60" w:type="dxa"/>
              <w:right w:w="110" w:type="dxa"/>
            </w:tcMar>
          </w:tcPr>
          <w:p w14:paraId="5120070E" w14:textId="77777777" w:rsidR="00FB4191" w:rsidRDefault="00000000">
            <w:pPr>
              <w:spacing w:before="40" w:after="40" w:line="250" w:lineRule="auto"/>
            </w:pPr>
            <w:r>
              <w:rPr>
                <w:sz w:val="19"/>
                <w:szCs w:val="19"/>
              </w:rPr>
              <w:t>Model or input quality regression</w:t>
            </w:r>
          </w:p>
        </w:tc>
        <w:tc>
          <w:tcPr>
            <w:tcW w:w="3160" w:type="dxa"/>
            <w:tcMar>
              <w:top w:w="60" w:type="dxa"/>
              <w:left w:w="110" w:type="dxa"/>
              <w:bottom w:w="60" w:type="dxa"/>
              <w:right w:w="110" w:type="dxa"/>
            </w:tcMar>
          </w:tcPr>
          <w:p w14:paraId="54BB8471" w14:textId="77777777" w:rsidR="00FB4191" w:rsidRDefault="00000000">
            <w:pPr>
              <w:spacing w:before="40" w:after="40" w:line="250" w:lineRule="auto"/>
            </w:pPr>
            <w:r>
              <w:rPr>
                <w:sz w:val="19"/>
                <w:szCs w:val="19"/>
              </w:rPr>
              <w:t>Above the agreed baseline</w:t>
            </w:r>
          </w:p>
        </w:tc>
      </w:tr>
    </w:tbl>
    <w:p w14:paraId="57C36171" w14:textId="77777777" w:rsidR="00FB4191" w:rsidRDefault="00000000">
      <w:r>
        <w:br w:type="page"/>
      </w:r>
    </w:p>
    <w:p w14:paraId="7D7E1ADE" w14:textId="77777777" w:rsidR="00FB4191" w:rsidRDefault="00000000">
      <w:pPr>
        <w:pStyle w:val="Heading1"/>
        <w:spacing w:after="130"/>
      </w:pPr>
      <w:bookmarkStart w:id="46" w:name="_Toc240729619"/>
      <w:r>
        <w:lastRenderedPageBreak/>
        <w:t>10.  Open questions</w:t>
      </w:r>
      <w:bookmarkEnd w:id="46"/>
    </w:p>
    <w:p w14:paraId="69D9A949" w14:textId="77777777" w:rsidR="00FB4191" w:rsidRDefault="00000000">
      <w:pPr>
        <w:spacing w:after="130" w:line="276" w:lineRule="auto"/>
      </w:pPr>
      <w:r>
        <w:t>These are blocking or near-blocking. The Intake questions determine business behaviour that is coded into the decision gateway; the Mercury questions determine integration behaviour that is coded into ingest and post-processing.</w:t>
      </w:r>
    </w:p>
    <w:p w14:paraId="5E40526C" w14:textId="77777777" w:rsidR="00FB4191" w:rsidRDefault="00000000">
      <w:pPr>
        <w:pStyle w:val="Heading2"/>
        <w:spacing w:before="260" w:after="130"/>
      </w:pPr>
      <w:bookmarkStart w:id="47" w:name="_Toc240729620"/>
      <w:r>
        <w:t>10.1  For Client Services / Intake</w:t>
      </w:r>
      <w:bookmarkEnd w:id="47"/>
    </w:p>
    <w:tbl>
      <w:tblPr>
        <w:tblW w:w="10628"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484"/>
        <w:gridCol w:w="4144"/>
        <w:gridCol w:w="2353"/>
        <w:gridCol w:w="3647"/>
      </w:tblGrid>
      <w:tr w:rsidR="0014304E" w14:paraId="3D52B57F" w14:textId="78072F71" w:rsidTr="0014304E">
        <w:tblPrEx>
          <w:tblCellMar>
            <w:top w:w="0" w:type="dxa"/>
            <w:bottom w:w="0" w:type="dxa"/>
          </w:tblCellMar>
        </w:tblPrEx>
        <w:trPr>
          <w:cantSplit/>
          <w:tblHeader/>
        </w:trPr>
        <w:tc>
          <w:tcPr>
            <w:tcW w:w="484" w:type="dxa"/>
            <w:shd w:val="clear" w:color="auto" w:fill="1F4E79"/>
            <w:tcMar>
              <w:top w:w="60" w:type="dxa"/>
              <w:left w:w="110" w:type="dxa"/>
              <w:bottom w:w="60" w:type="dxa"/>
              <w:right w:w="110" w:type="dxa"/>
            </w:tcMar>
          </w:tcPr>
          <w:p w14:paraId="64A6F191" w14:textId="77777777" w:rsidR="0014304E" w:rsidRDefault="0014304E">
            <w:pPr>
              <w:spacing w:before="40" w:after="40" w:line="250" w:lineRule="auto"/>
            </w:pPr>
            <w:r>
              <w:rPr>
                <w:b/>
                <w:bCs/>
                <w:color w:val="FFFFFF"/>
                <w:sz w:val="19"/>
                <w:szCs w:val="19"/>
              </w:rPr>
              <w:t>Ref</w:t>
            </w:r>
          </w:p>
        </w:tc>
        <w:tc>
          <w:tcPr>
            <w:tcW w:w="4190" w:type="dxa"/>
            <w:shd w:val="clear" w:color="auto" w:fill="1F4E79"/>
            <w:tcMar>
              <w:top w:w="60" w:type="dxa"/>
              <w:left w:w="110" w:type="dxa"/>
              <w:bottom w:w="60" w:type="dxa"/>
              <w:right w:w="110" w:type="dxa"/>
            </w:tcMar>
          </w:tcPr>
          <w:p w14:paraId="738E3CF0" w14:textId="77777777" w:rsidR="0014304E" w:rsidRDefault="0014304E">
            <w:pPr>
              <w:spacing w:before="40" w:after="40" w:line="250" w:lineRule="auto"/>
            </w:pPr>
            <w:r>
              <w:rPr>
                <w:b/>
                <w:bCs/>
                <w:color w:val="FFFFFF"/>
                <w:sz w:val="19"/>
                <w:szCs w:val="19"/>
              </w:rPr>
              <w:t>Question</w:t>
            </w:r>
          </w:p>
        </w:tc>
        <w:tc>
          <w:tcPr>
            <w:tcW w:w="2268" w:type="dxa"/>
            <w:shd w:val="clear" w:color="auto" w:fill="1F4E79"/>
            <w:tcMar>
              <w:top w:w="60" w:type="dxa"/>
              <w:left w:w="110" w:type="dxa"/>
              <w:bottom w:w="60" w:type="dxa"/>
              <w:right w:w="110" w:type="dxa"/>
            </w:tcMar>
          </w:tcPr>
          <w:p w14:paraId="32C4A74B" w14:textId="77777777" w:rsidR="0014304E" w:rsidRDefault="0014304E">
            <w:pPr>
              <w:spacing w:before="40" w:after="40" w:line="250" w:lineRule="auto"/>
            </w:pPr>
            <w:r>
              <w:rPr>
                <w:b/>
                <w:bCs/>
                <w:color w:val="FFFFFF"/>
                <w:sz w:val="19"/>
                <w:szCs w:val="19"/>
              </w:rPr>
              <w:t>Why it blocks</w:t>
            </w:r>
          </w:p>
        </w:tc>
        <w:tc>
          <w:tcPr>
            <w:tcW w:w="3686" w:type="dxa"/>
            <w:shd w:val="clear" w:color="auto" w:fill="1F4E79"/>
          </w:tcPr>
          <w:p w14:paraId="46B3F118" w14:textId="14AE1181" w:rsidR="0014304E" w:rsidRDefault="0014304E" w:rsidP="0014304E">
            <w:pPr>
              <w:tabs>
                <w:tab w:val="left" w:pos="900"/>
              </w:tabs>
              <w:spacing w:before="40" w:after="40" w:line="250" w:lineRule="auto"/>
              <w:rPr>
                <w:b/>
                <w:bCs/>
                <w:color w:val="FFFFFF"/>
                <w:sz w:val="19"/>
                <w:szCs w:val="19"/>
              </w:rPr>
            </w:pPr>
            <w:r>
              <w:rPr>
                <w:b/>
                <w:bCs/>
                <w:color w:val="FFFFFF"/>
                <w:sz w:val="19"/>
                <w:szCs w:val="19"/>
              </w:rPr>
              <w:tab/>
              <w:t>Answer</w:t>
            </w:r>
          </w:p>
        </w:tc>
      </w:tr>
      <w:tr w:rsidR="0014304E" w14:paraId="012E46AC" w14:textId="2A502438" w:rsidTr="0014304E">
        <w:tblPrEx>
          <w:tblCellMar>
            <w:top w:w="0" w:type="dxa"/>
            <w:bottom w:w="0" w:type="dxa"/>
          </w:tblCellMar>
        </w:tblPrEx>
        <w:trPr>
          <w:cantSplit/>
        </w:trPr>
        <w:tc>
          <w:tcPr>
            <w:tcW w:w="484" w:type="dxa"/>
            <w:tcMar>
              <w:top w:w="60" w:type="dxa"/>
              <w:left w:w="110" w:type="dxa"/>
              <w:bottom w:w="60" w:type="dxa"/>
              <w:right w:w="110" w:type="dxa"/>
            </w:tcMar>
          </w:tcPr>
          <w:p w14:paraId="2909AD64" w14:textId="77777777" w:rsidR="0014304E" w:rsidRDefault="0014304E">
            <w:pPr>
              <w:spacing w:before="40" w:after="40" w:line="250" w:lineRule="auto"/>
            </w:pPr>
            <w:r>
              <w:rPr>
                <w:sz w:val="19"/>
                <w:szCs w:val="19"/>
              </w:rPr>
              <w:t>I-1</w:t>
            </w:r>
          </w:p>
        </w:tc>
        <w:tc>
          <w:tcPr>
            <w:tcW w:w="4190" w:type="dxa"/>
            <w:tcMar>
              <w:top w:w="60" w:type="dxa"/>
              <w:left w:w="110" w:type="dxa"/>
              <w:bottom w:w="60" w:type="dxa"/>
              <w:right w:w="110" w:type="dxa"/>
            </w:tcMar>
          </w:tcPr>
          <w:p w14:paraId="734DB083" w14:textId="77777777" w:rsidR="0014304E" w:rsidRDefault="0014304E">
            <w:pPr>
              <w:spacing w:before="40" w:after="40" w:line="250" w:lineRule="auto"/>
            </w:pPr>
            <w:r>
              <w:rPr>
                <w:sz w:val="19"/>
                <w:szCs w:val="19"/>
              </w:rPr>
              <w:t>When the pipeline cannot produce an outcome at all, is defaulting to IN acceptable, or do you want a distinct "AI could not process" status so those are visibly different from genuine intake referrals?</w:t>
            </w:r>
          </w:p>
        </w:tc>
        <w:tc>
          <w:tcPr>
            <w:tcW w:w="2268" w:type="dxa"/>
            <w:tcMar>
              <w:top w:w="60" w:type="dxa"/>
              <w:left w:w="110" w:type="dxa"/>
              <w:bottom w:w="60" w:type="dxa"/>
              <w:right w:w="110" w:type="dxa"/>
            </w:tcMar>
          </w:tcPr>
          <w:p w14:paraId="067993F8" w14:textId="77777777" w:rsidR="0014304E" w:rsidRDefault="0014304E">
            <w:pPr>
              <w:spacing w:before="40" w:after="40" w:line="250" w:lineRule="auto"/>
            </w:pPr>
            <w:r>
              <w:rPr>
                <w:sz w:val="19"/>
                <w:szCs w:val="19"/>
              </w:rPr>
              <w:t>Determines the fallback outbox operation and the Mercury field written</w:t>
            </w:r>
          </w:p>
        </w:tc>
        <w:tc>
          <w:tcPr>
            <w:tcW w:w="3686" w:type="dxa"/>
          </w:tcPr>
          <w:p w14:paraId="4940FD1B" w14:textId="77777777" w:rsidR="0014304E" w:rsidRDefault="0014304E">
            <w:pPr>
              <w:spacing w:before="40" w:after="40" w:line="250" w:lineRule="auto"/>
              <w:rPr>
                <w:sz w:val="19"/>
                <w:szCs w:val="19"/>
              </w:rPr>
            </w:pPr>
            <w:r>
              <w:rPr>
                <w:sz w:val="19"/>
                <w:szCs w:val="19"/>
              </w:rPr>
              <w:t xml:space="preserve">Yes, default to IN and add "AI could not process" as comment.</w:t>
            </w:r>
          </w:p>
          <w:p w14:paraId="5F8A5409" w14:textId="199FFA79" w:rsidR="0014304E" w:rsidRDefault="0014304E">
            <w:pPr>
              <w:spacing w:before="40" w:after="40" w:line="250" w:lineRule="auto"/>
              <w:rPr>
                <w:sz w:val="19"/>
                <w:szCs w:val="19"/>
              </w:rPr>
            </w:pPr>
            <w:r>
              <w:rPr>
                <w:sz w:val="19"/>
                <w:szCs w:val="19"/>
              </w:rPr>
              <w:t>This comment will be written back to mercury. It will be part of the POST/PUT.</w:t>
            </w:r>
          </w:p>
        </w:tc>
      </w:tr>
      <w:tr w:rsidR="0014304E" w14:paraId="7B406283" w14:textId="0204EA03"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6759E316" w14:textId="77777777" w:rsidR="0014304E" w:rsidRDefault="0014304E">
            <w:pPr>
              <w:spacing w:before="40" w:after="40" w:line="250" w:lineRule="auto"/>
            </w:pPr>
            <w:r>
              <w:rPr>
                <w:sz w:val="19"/>
                <w:szCs w:val="19"/>
              </w:rPr>
              <w:t>I-2</w:t>
            </w:r>
          </w:p>
        </w:tc>
        <w:tc>
          <w:tcPr>
            <w:tcW w:w="4190" w:type="dxa"/>
            <w:shd w:val="clear" w:color="auto" w:fill="EEF3F9"/>
            <w:tcMar>
              <w:top w:w="60" w:type="dxa"/>
              <w:left w:w="110" w:type="dxa"/>
              <w:bottom w:w="60" w:type="dxa"/>
              <w:right w:w="110" w:type="dxa"/>
            </w:tcMar>
          </w:tcPr>
          <w:p w14:paraId="7E69C271" w14:textId="77777777" w:rsidR="0014304E" w:rsidRDefault="0014304E">
            <w:pPr>
              <w:spacing w:before="40" w:after="40" w:line="250" w:lineRule="auto"/>
            </w:pPr>
            <w:r>
              <w:rPr>
                <w:sz w:val="19"/>
                <w:szCs w:val="19"/>
              </w:rPr>
              <w:t>Once a document has an AI outcome and a human has touched it, may the AI ever revise the outcome — for example when a later sibling DMER changes the duplicate picture?</w:t>
            </w:r>
          </w:p>
        </w:tc>
        <w:tc>
          <w:tcPr>
            <w:tcW w:w="2268" w:type="dxa"/>
            <w:shd w:val="clear" w:color="auto" w:fill="EEF3F9"/>
            <w:tcMar>
              <w:top w:w="60" w:type="dxa"/>
              <w:left w:w="110" w:type="dxa"/>
              <w:bottom w:w="60" w:type="dxa"/>
              <w:right w:w="110" w:type="dxa"/>
            </w:tcMar>
          </w:tcPr>
          <w:p w14:paraId="3A557398" w14:textId="77777777" w:rsidR="0014304E" w:rsidRDefault="0014304E">
            <w:pPr>
              <w:spacing w:before="40" w:after="40" w:line="250" w:lineRule="auto"/>
            </w:pPr>
            <w:r>
              <w:rPr>
                <w:sz w:val="19"/>
                <w:szCs w:val="19"/>
              </w:rPr>
              <w:t>Determines whether decisions are immutable or versioned</w:t>
            </w:r>
          </w:p>
        </w:tc>
        <w:tc>
          <w:tcPr>
            <w:tcW w:w="3686" w:type="dxa"/>
            <w:shd w:val="clear" w:color="auto" w:fill="EEF3F9"/>
          </w:tcPr>
          <w:p w14:paraId="11923681" w14:textId="3EF57D68" w:rsidR="0014304E" w:rsidRDefault="0014304E">
            <w:pPr>
              <w:spacing w:before="40" w:after="40" w:line="250" w:lineRule="auto"/>
              <w:rPr>
                <w:sz w:val="19"/>
                <w:szCs w:val="19"/>
              </w:rPr>
            </w:pPr>
            <w:r>
              <w:rPr>
                <w:sz w:val="19"/>
                <w:szCs w:val="19"/>
              </w:rPr>
              <w:t>AI outcome will be updated to the Mercury and it will be pushed to AI processed queue. After that a human review will happen and human can update the record and it need not to update it back in the AI system.</w:t>
            </w:r>
          </w:p>
        </w:tc>
      </w:tr>
      <w:tr w:rsidR="0014304E" w14:paraId="30ABEA83" w14:textId="02210C73" w:rsidTr="0014304E">
        <w:tblPrEx>
          <w:tblCellMar>
            <w:top w:w="0" w:type="dxa"/>
            <w:bottom w:w="0" w:type="dxa"/>
          </w:tblCellMar>
        </w:tblPrEx>
        <w:trPr>
          <w:cantSplit/>
        </w:trPr>
        <w:tc>
          <w:tcPr>
            <w:tcW w:w="484" w:type="dxa"/>
            <w:tcMar>
              <w:top w:w="60" w:type="dxa"/>
              <w:left w:w="110" w:type="dxa"/>
              <w:bottom w:w="60" w:type="dxa"/>
              <w:right w:w="110" w:type="dxa"/>
            </w:tcMar>
          </w:tcPr>
          <w:p w14:paraId="701022B0" w14:textId="77777777" w:rsidR="0014304E" w:rsidRDefault="0014304E">
            <w:pPr>
              <w:spacing w:before="40" w:after="40" w:line="250" w:lineRule="auto"/>
            </w:pPr>
            <w:r>
              <w:rPr>
                <w:sz w:val="19"/>
                <w:szCs w:val="19"/>
              </w:rPr>
              <w:t>I-3</w:t>
            </w:r>
          </w:p>
        </w:tc>
        <w:tc>
          <w:tcPr>
            <w:tcW w:w="4190" w:type="dxa"/>
            <w:tcMar>
              <w:top w:w="60" w:type="dxa"/>
              <w:left w:w="110" w:type="dxa"/>
              <w:bottom w:w="60" w:type="dxa"/>
              <w:right w:w="110" w:type="dxa"/>
            </w:tcMar>
          </w:tcPr>
          <w:p w14:paraId="360FB7BE" w14:textId="77777777" w:rsidR="0014304E" w:rsidRDefault="0014304E">
            <w:pPr>
              <w:spacing w:before="40" w:after="40" w:line="250" w:lineRule="auto"/>
            </w:pPr>
            <w:r>
              <w:rPr>
                <w:sz w:val="19"/>
                <w:szCs w:val="19"/>
              </w:rPr>
              <w:t>Does document_priority from Mercury override the rule engine, or does the rule engine decide PR / PU / PCM / CR entirely from medical content?</w:t>
            </w:r>
          </w:p>
        </w:tc>
        <w:tc>
          <w:tcPr>
            <w:tcW w:w="2268" w:type="dxa"/>
            <w:tcMar>
              <w:top w:w="60" w:type="dxa"/>
              <w:left w:w="110" w:type="dxa"/>
              <w:bottom w:w="60" w:type="dxa"/>
              <w:right w:w="110" w:type="dxa"/>
            </w:tcMar>
          </w:tcPr>
          <w:p w14:paraId="1408CCF7" w14:textId="77777777" w:rsidR="0014304E" w:rsidRDefault="0014304E">
            <w:pPr>
              <w:spacing w:before="40" w:after="40" w:line="250" w:lineRule="auto"/>
            </w:pPr>
            <w:r>
              <w:rPr>
                <w:sz w:val="19"/>
                <w:szCs w:val="19"/>
              </w:rPr>
              <w:t>Determines precedence in the outcome selection step</w:t>
            </w:r>
          </w:p>
        </w:tc>
        <w:tc>
          <w:tcPr>
            <w:tcW w:w="3686" w:type="dxa"/>
          </w:tcPr>
          <w:p w14:paraId="48E73B25" w14:textId="45BF8D4F" w:rsidR="0014304E" w:rsidRDefault="0014304E">
            <w:pPr>
              <w:spacing w:before="40" w:after="40" w:line="250" w:lineRule="auto"/>
              <w:rPr>
                <w:sz w:val="19"/>
                <w:szCs w:val="19"/>
              </w:rPr>
            </w:pPr>
            <w:r>
              <w:rPr>
                <w:sz w:val="19"/>
                <w:szCs w:val="19"/>
              </w:rPr>
              <w:t>The rule engine decide PR / PU / PCM / CR entirely from medical content.</w:t>
            </w:r>
          </w:p>
        </w:tc>
      </w:tr>
      <w:tr w:rsidR="0014304E" w14:paraId="051BB3CE" w14:textId="466A9892"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4E5061B4" w14:textId="77777777" w:rsidR="0014304E" w:rsidRDefault="0014304E">
            <w:pPr>
              <w:spacing w:before="40" w:after="40" w:line="250" w:lineRule="auto"/>
            </w:pPr>
            <w:r>
              <w:rPr>
                <w:sz w:val="19"/>
                <w:szCs w:val="19"/>
              </w:rPr>
              <w:t>I-4</w:t>
            </w:r>
          </w:p>
        </w:tc>
        <w:tc>
          <w:tcPr>
            <w:tcW w:w="4190" w:type="dxa"/>
            <w:shd w:val="clear" w:color="auto" w:fill="EEF3F9"/>
            <w:tcMar>
              <w:top w:w="60" w:type="dxa"/>
              <w:left w:w="110" w:type="dxa"/>
              <w:bottom w:w="60" w:type="dxa"/>
              <w:right w:w="110" w:type="dxa"/>
            </w:tcMar>
          </w:tcPr>
          <w:p w14:paraId="7CC1267B" w14:textId="77777777" w:rsidR="0014304E" w:rsidRDefault="0014304E">
            <w:pPr>
              <w:spacing w:before="40" w:after="40" w:line="250" w:lineRule="auto"/>
            </w:pPr>
            <w:r>
              <w:rPr>
                <w:sz w:val="19"/>
                <w:szCs w:val="19"/>
              </w:rPr>
              <w:t>If a driver has one cut-off and one clear DMER and the cut-off one is newer, do we still use the clear one? Confirm recency never wins over legibility.</w:t>
            </w:r>
          </w:p>
        </w:tc>
        <w:tc>
          <w:tcPr>
            <w:tcW w:w="2268" w:type="dxa"/>
            <w:shd w:val="clear" w:color="auto" w:fill="EEF3F9"/>
            <w:tcMar>
              <w:top w:w="60" w:type="dxa"/>
              <w:left w:w="110" w:type="dxa"/>
              <w:bottom w:w="60" w:type="dxa"/>
              <w:right w:w="110" w:type="dxa"/>
            </w:tcMar>
          </w:tcPr>
          <w:p w14:paraId="18EE32B3" w14:textId="77777777" w:rsidR="0014304E" w:rsidRDefault="0014304E">
            <w:pPr>
              <w:spacing w:before="40" w:after="40" w:line="250" w:lineRule="auto"/>
            </w:pPr>
            <w:r>
              <w:rPr>
                <w:sz w:val="19"/>
                <w:szCs w:val="19"/>
              </w:rPr>
              <w:t>Cut-off precedence rule, section 4.4.3 step 2</w:t>
            </w:r>
          </w:p>
        </w:tc>
        <w:tc>
          <w:tcPr>
            <w:tcW w:w="3686" w:type="dxa"/>
            <w:shd w:val="clear" w:color="auto" w:fill="EEF3F9"/>
          </w:tcPr>
          <w:p w14:paraId="026C01DE" w14:textId="6AAA5F35" w:rsidR="0014304E" w:rsidRDefault="0014304E">
            <w:pPr>
              <w:spacing w:before="40" w:after="40" w:line="250" w:lineRule="auto"/>
              <w:rPr>
                <w:sz w:val="19"/>
                <w:szCs w:val="19"/>
              </w:rPr>
            </w:pPr>
            <w:r>
              <w:rPr>
                <w:sz w:val="19"/>
                <w:szCs w:val="19"/>
              </w:rPr>
              <w:t>If looks like the cut off one data is different than the clean DMER then send it for manual review (outcome IN). If the cut off DMER is same as the clear DMER, then use the clear DMER for processing.</w:t>
            </w:r>
          </w:p>
        </w:tc>
      </w:tr>
      <w:tr w:rsidR="0014304E" w14:paraId="7C38533F" w14:textId="071A818C" w:rsidTr="0014304E">
        <w:tblPrEx>
          <w:tblCellMar>
            <w:top w:w="0" w:type="dxa"/>
            <w:bottom w:w="0" w:type="dxa"/>
          </w:tblCellMar>
        </w:tblPrEx>
        <w:trPr>
          <w:cantSplit/>
        </w:trPr>
        <w:tc>
          <w:tcPr>
            <w:tcW w:w="484" w:type="dxa"/>
            <w:tcMar>
              <w:top w:w="60" w:type="dxa"/>
              <w:left w:w="110" w:type="dxa"/>
              <w:bottom w:w="60" w:type="dxa"/>
              <w:right w:w="110" w:type="dxa"/>
            </w:tcMar>
          </w:tcPr>
          <w:p w14:paraId="12CD90D9" w14:textId="77777777" w:rsidR="0014304E" w:rsidRDefault="0014304E">
            <w:pPr>
              <w:spacing w:before="40" w:after="40" w:line="250" w:lineRule="auto"/>
            </w:pPr>
            <w:r>
              <w:rPr>
                <w:sz w:val="19"/>
                <w:szCs w:val="19"/>
              </w:rPr>
              <w:t>I-5</w:t>
            </w:r>
          </w:p>
        </w:tc>
        <w:tc>
          <w:tcPr>
            <w:tcW w:w="4190" w:type="dxa"/>
            <w:tcMar>
              <w:top w:w="60" w:type="dxa"/>
              <w:left w:w="110" w:type="dxa"/>
              <w:bottom w:w="60" w:type="dxa"/>
              <w:right w:w="110" w:type="dxa"/>
            </w:tcMar>
          </w:tcPr>
          <w:p w14:paraId="733A9258" w14:textId="77777777" w:rsidR="0014304E" w:rsidRDefault="0014304E">
            <w:pPr>
              <w:spacing w:before="40" w:after="40" w:line="250" w:lineRule="auto"/>
            </w:pPr>
            <w:r>
              <w:rPr>
                <w:sz w:val="19"/>
                <w:szCs w:val="19"/>
              </w:rPr>
              <w:t>If all DMERs for a driver are cut off, should the cut-off reason be surfaced so Intake can request a re-fax rather than re-reading?</w:t>
            </w:r>
          </w:p>
        </w:tc>
        <w:tc>
          <w:tcPr>
            <w:tcW w:w="2268" w:type="dxa"/>
            <w:tcMar>
              <w:top w:w="60" w:type="dxa"/>
              <w:left w:w="110" w:type="dxa"/>
              <w:bottom w:w="60" w:type="dxa"/>
              <w:right w:w="110" w:type="dxa"/>
            </w:tcMar>
          </w:tcPr>
          <w:p w14:paraId="290D3F0B" w14:textId="77777777" w:rsidR="0014304E" w:rsidRDefault="0014304E">
            <w:pPr>
              <w:spacing w:before="40" w:after="40" w:line="250" w:lineRule="auto"/>
            </w:pPr>
            <w:r>
              <w:rPr>
                <w:sz w:val="19"/>
                <w:szCs w:val="19"/>
              </w:rPr>
              <w:t>Determines the reason payload sent to Mercury</w:t>
            </w:r>
          </w:p>
        </w:tc>
        <w:tc>
          <w:tcPr>
            <w:tcW w:w="3686" w:type="dxa"/>
          </w:tcPr>
          <w:p w14:paraId="1EE87D83" w14:textId="00088892" w:rsidR="0014304E" w:rsidRDefault="0014304E">
            <w:pPr>
              <w:spacing w:before="40" w:after="40" w:line="250" w:lineRule="auto"/>
              <w:rPr>
                <w:sz w:val="19"/>
                <w:szCs w:val="19"/>
              </w:rPr>
            </w:pPr>
            <w:r>
              <w:rPr>
                <w:sz w:val="19"/>
                <w:szCs w:val="19"/>
              </w:rPr>
              <w:t>Yes, send it for human review and mention the reason in comments.</w:t>
            </w:r>
          </w:p>
        </w:tc>
      </w:tr>
      <w:tr w:rsidR="0014304E" w14:paraId="09BEF071" w14:textId="5CF556E8"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17DE9851" w14:textId="77777777" w:rsidR="0014304E" w:rsidRDefault="0014304E">
            <w:pPr>
              <w:spacing w:before="40" w:after="40" w:line="250" w:lineRule="auto"/>
            </w:pPr>
            <w:r>
              <w:rPr>
                <w:sz w:val="19"/>
                <w:szCs w:val="19"/>
              </w:rPr>
              <w:t>I-6</w:t>
            </w:r>
          </w:p>
        </w:tc>
        <w:tc>
          <w:tcPr>
            <w:tcW w:w="4190" w:type="dxa"/>
            <w:shd w:val="clear" w:color="auto" w:fill="EEF3F9"/>
            <w:tcMar>
              <w:top w:w="60" w:type="dxa"/>
              <w:left w:w="110" w:type="dxa"/>
              <w:bottom w:w="60" w:type="dxa"/>
              <w:right w:w="110" w:type="dxa"/>
            </w:tcMar>
          </w:tcPr>
          <w:p w14:paraId="51861BCA" w14:textId="77777777" w:rsidR="0014304E" w:rsidRDefault="0014304E">
            <w:pPr>
              <w:spacing w:before="40" w:after="40" w:line="250" w:lineRule="auto"/>
            </w:pPr>
            <w:r>
              <w:rPr>
                <w:sz w:val="19"/>
                <w:szCs w:val="19"/>
              </w:rPr>
              <w:t>When two DMERs differ, does IN apply to both documents, or IN on the newest with the older marked otherwise?</w:t>
            </w:r>
          </w:p>
        </w:tc>
        <w:tc>
          <w:tcPr>
            <w:tcW w:w="2268" w:type="dxa"/>
            <w:shd w:val="clear" w:color="auto" w:fill="EEF3F9"/>
            <w:tcMar>
              <w:top w:w="60" w:type="dxa"/>
              <w:left w:w="110" w:type="dxa"/>
              <w:bottom w:w="60" w:type="dxa"/>
              <w:right w:w="110" w:type="dxa"/>
            </w:tcMar>
          </w:tcPr>
          <w:p w14:paraId="20E4EF59" w14:textId="77777777" w:rsidR="0014304E" w:rsidRDefault="0014304E">
            <w:pPr>
              <w:spacing w:before="40" w:after="40" w:line="250" w:lineRule="auto"/>
            </w:pPr>
            <w:r>
              <w:rPr>
                <w:sz w:val="19"/>
                <w:szCs w:val="19"/>
              </w:rPr>
              <w:t>Determines how many decision rows and outbox operations are produced</w:t>
            </w:r>
          </w:p>
        </w:tc>
        <w:tc>
          <w:tcPr>
            <w:tcW w:w="3686" w:type="dxa"/>
            <w:shd w:val="clear" w:color="auto" w:fill="EEF3F9"/>
          </w:tcPr>
          <w:p w14:paraId="4B13E26A" w14:textId="0184EC49" w:rsidR="0014304E" w:rsidRDefault="00DB73BF">
            <w:pPr>
              <w:spacing w:before="40" w:after="40" w:line="250" w:lineRule="auto"/>
              <w:rPr>
                <w:sz w:val="19"/>
                <w:szCs w:val="19"/>
              </w:rPr>
            </w:pPr>
            <w:r>
              <w:rPr>
                <w:sz w:val="19"/>
                <w:szCs w:val="19"/>
              </w:rPr>
              <w:t>For now process the newest DMER and old DMER mark as duplicate/rejected. [Need to confirm with Intake]</w:t>
            </w:r>
          </w:p>
        </w:tc>
      </w:tr>
      <w:tr w:rsidR="0014304E" w14:paraId="11FD273F" w14:textId="4820113D" w:rsidTr="0014304E">
        <w:tblPrEx>
          <w:tblCellMar>
            <w:top w:w="0" w:type="dxa"/>
            <w:bottom w:w="0" w:type="dxa"/>
          </w:tblCellMar>
        </w:tblPrEx>
        <w:trPr>
          <w:cantSplit/>
        </w:trPr>
        <w:tc>
          <w:tcPr>
            <w:tcW w:w="484" w:type="dxa"/>
            <w:tcMar>
              <w:top w:w="60" w:type="dxa"/>
              <w:left w:w="110" w:type="dxa"/>
              <w:bottom w:w="60" w:type="dxa"/>
              <w:right w:w="110" w:type="dxa"/>
            </w:tcMar>
          </w:tcPr>
          <w:p w14:paraId="7D1AE0FC" w14:textId="77777777" w:rsidR="0014304E" w:rsidRDefault="0014304E">
            <w:pPr>
              <w:spacing w:before="40" w:after="40" w:line="250" w:lineRule="auto"/>
            </w:pPr>
            <w:r>
              <w:rPr>
                <w:sz w:val="19"/>
                <w:szCs w:val="19"/>
              </w:rPr>
              <w:t>I-7</w:t>
            </w:r>
          </w:p>
        </w:tc>
        <w:tc>
          <w:tcPr>
            <w:tcW w:w="4190" w:type="dxa"/>
            <w:tcMar>
              <w:top w:w="60" w:type="dxa"/>
              <w:left w:w="110" w:type="dxa"/>
              <w:bottom w:w="60" w:type="dxa"/>
              <w:right w:w="110" w:type="dxa"/>
            </w:tcMar>
          </w:tcPr>
          <w:p w14:paraId="0B361DC2" w14:textId="77777777" w:rsidR="0014304E" w:rsidRDefault="0014304E">
            <w:pPr>
              <w:spacing w:before="40" w:after="40" w:line="250" w:lineRule="auto"/>
            </w:pPr>
            <w:r>
              <w:rPr>
                <w:sz w:val="19"/>
                <w:szCs w:val="19"/>
              </w:rPr>
              <w:t>How should "duplicate" be represented in Mercury? Is there an existing status or field, or does it belong in a case note?</w:t>
            </w:r>
          </w:p>
        </w:tc>
        <w:tc>
          <w:tcPr>
            <w:tcW w:w="2268" w:type="dxa"/>
            <w:tcMar>
              <w:top w:w="60" w:type="dxa"/>
              <w:left w:w="110" w:type="dxa"/>
              <w:bottom w:w="60" w:type="dxa"/>
              <w:right w:w="110" w:type="dxa"/>
            </w:tcMar>
          </w:tcPr>
          <w:p w14:paraId="362058D8" w14:textId="77777777" w:rsidR="0014304E" w:rsidRDefault="0014304E">
            <w:pPr>
              <w:spacing w:before="40" w:after="40" w:line="250" w:lineRule="auto"/>
            </w:pPr>
            <w:r>
              <w:rPr>
                <w:sz w:val="19"/>
                <w:szCs w:val="19"/>
              </w:rPr>
              <w:t>Determines the MARK_DUPLICATE payload</w:t>
            </w:r>
          </w:p>
        </w:tc>
        <w:tc>
          <w:tcPr>
            <w:tcW w:w="3686" w:type="dxa"/>
          </w:tcPr>
          <w:p w14:paraId="11422801" w14:textId="78C51808" w:rsidR="0014304E" w:rsidRDefault="00DB73BF">
            <w:pPr>
              <w:spacing w:before="40" w:after="40" w:line="250" w:lineRule="auto"/>
              <w:rPr>
                <w:sz w:val="19"/>
                <w:szCs w:val="19"/>
              </w:rPr>
            </w:pPr>
            <w:r>
              <w:rPr>
                <w:sz w:val="19"/>
                <w:szCs w:val="19"/>
              </w:rPr>
              <w:t>“Rejected” is the status in mercury.</w:t>
            </w:r>
          </w:p>
        </w:tc>
      </w:tr>
      <w:tr w:rsidR="0014304E" w14:paraId="25D2BC8C" w14:textId="4B238A7D"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37D74805" w14:textId="77777777" w:rsidR="0014304E" w:rsidRDefault="0014304E">
            <w:pPr>
              <w:spacing w:before="40" w:after="40" w:line="250" w:lineRule="auto"/>
            </w:pPr>
            <w:r>
              <w:rPr>
                <w:sz w:val="19"/>
                <w:szCs w:val="19"/>
              </w:rPr>
              <w:t>I-8</w:t>
            </w:r>
          </w:p>
        </w:tc>
        <w:tc>
          <w:tcPr>
            <w:tcW w:w="4190" w:type="dxa"/>
            <w:shd w:val="clear" w:color="auto" w:fill="EEF3F9"/>
            <w:tcMar>
              <w:top w:w="60" w:type="dxa"/>
              <w:left w:w="110" w:type="dxa"/>
              <w:bottom w:w="60" w:type="dxa"/>
              <w:right w:w="110" w:type="dxa"/>
            </w:tcMar>
          </w:tcPr>
          <w:p w14:paraId="58F2C121" w14:textId="77777777" w:rsidR="0014304E" w:rsidRDefault="0014304E">
            <w:pPr>
              <w:spacing w:before="40" w:after="40" w:line="250" w:lineRule="auto"/>
            </w:pPr>
            <w:r>
              <w:rPr>
                <w:sz w:val="19"/>
                <w:szCs w:val="19"/>
              </w:rPr>
              <w:t>Does a document with document_status = Rejected count toward "all documents processed", or do we wait only on Uploaded?</w:t>
            </w:r>
          </w:p>
        </w:tc>
        <w:tc>
          <w:tcPr>
            <w:tcW w:w="2268" w:type="dxa"/>
            <w:shd w:val="clear" w:color="auto" w:fill="EEF3F9"/>
            <w:tcMar>
              <w:top w:w="60" w:type="dxa"/>
              <w:left w:w="110" w:type="dxa"/>
              <w:bottom w:w="60" w:type="dxa"/>
              <w:right w:w="110" w:type="dxa"/>
            </w:tcMar>
          </w:tcPr>
          <w:p w14:paraId="73E7FC9B" w14:textId="77777777" w:rsidR="0014304E" w:rsidRDefault="0014304E">
            <w:pPr>
              <w:spacing w:before="40" w:after="40" w:line="250" w:lineRule="auto"/>
            </w:pPr>
            <w:r>
              <w:rPr>
                <w:sz w:val="19"/>
                <w:szCs w:val="19"/>
              </w:rPr>
              <w:t>Determines expected_document_count and therefore when the join fires</w:t>
            </w:r>
          </w:p>
        </w:tc>
        <w:tc>
          <w:tcPr>
            <w:tcW w:w="3686" w:type="dxa"/>
            <w:shd w:val="clear" w:color="auto" w:fill="EEF3F9"/>
          </w:tcPr>
          <w:p w14:paraId="2D84C2F0" w14:textId="3B42B288" w:rsidR="0014304E" w:rsidRDefault="00DB73BF">
            <w:pPr>
              <w:spacing w:before="40" w:after="40" w:line="250" w:lineRule="auto"/>
              <w:rPr>
                <w:sz w:val="19"/>
                <w:szCs w:val="19"/>
              </w:rPr>
            </w:pPr>
            <w:r>
              <w:rPr>
                <w:sz w:val="19"/>
                <w:szCs w:val="19"/>
              </w:rPr>
              <w:t xml:space="preserve">Yes, it can count toward "all documents processed".</w:t>
            </w:r>
          </w:p>
        </w:tc>
      </w:tr>
      <w:tr w:rsidR="0014304E" w14:paraId="3E2FD0FA" w14:textId="752FAF7B" w:rsidTr="0014304E">
        <w:tblPrEx>
          <w:tblCellMar>
            <w:top w:w="0" w:type="dxa"/>
            <w:bottom w:w="0" w:type="dxa"/>
          </w:tblCellMar>
        </w:tblPrEx>
        <w:trPr>
          <w:cantSplit/>
        </w:trPr>
        <w:tc>
          <w:tcPr>
            <w:tcW w:w="484" w:type="dxa"/>
            <w:tcMar>
              <w:top w:w="60" w:type="dxa"/>
              <w:left w:w="110" w:type="dxa"/>
              <w:bottom w:w="60" w:type="dxa"/>
              <w:right w:w="110" w:type="dxa"/>
            </w:tcMar>
          </w:tcPr>
          <w:p w14:paraId="2098129D" w14:textId="77777777" w:rsidR="0014304E" w:rsidRDefault="0014304E">
            <w:pPr>
              <w:spacing w:before="40" w:after="40" w:line="250" w:lineRule="auto"/>
            </w:pPr>
            <w:r>
              <w:rPr>
                <w:sz w:val="19"/>
                <w:szCs w:val="19"/>
              </w:rPr>
              <w:t>I-9</w:t>
            </w:r>
          </w:p>
        </w:tc>
        <w:tc>
          <w:tcPr>
            <w:tcW w:w="4190" w:type="dxa"/>
            <w:tcMar>
              <w:top w:w="60" w:type="dxa"/>
              <w:left w:w="110" w:type="dxa"/>
              <w:bottom w:w="60" w:type="dxa"/>
              <w:right w:w="110" w:type="dxa"/>
            </w:tcMar>
          </w:tcPr>
          <w:p w14:paraId="050EDD04" w14:textId="77777777" w:rsidR="0014304E" w:rsidRDefault="0014304E">
            <w:pPr>
              <w:spacing w:before="40" w:after="40" w:line="250" w:lineRule="auto"/>
            </w:pPr>
            <w:r>
              <w:rPr>
                <w:sz w:val="19"/>
                <w:szCs w:val="19"/>
              </w:rPr>
              <w:t>What sets dps_date, and when? Is an empty dps_date a reliable signal of "not yet triaged"?</w:t>
            </w:r>
          </w:p>
        </w:tc>
        <w:tc>
          <w:tcPr>
            <w:tcW w:w="2268" w:type="dxa"/>
            <w:tcMar>
              <w:top w:w="60" w:type="dxa"/>
              <w:left w:w="110" w:type="dxa"/>
              <w:bottom w:w="60" w:type="dxa"/>
              <w:right w:w="110" w:type="dxa"/>
            </w:tcMar>
          </w:tcPr>
          <w:p w14:paraId="26419CF9" w14:textId="77777777" w:rsidR="0014304E" w:rsidRDefault="0014304E">
            <w:pPr>
              <w:spacing w:before="40" w:after="40" w:line="250" w:lineRule="auto"/>
            </w:pPr>
            <w:r>
              <w:rPr>
                <w:sz w:val="19"/>
                <w:szCs w:val="19"/>
              </w:rPr>
              <w:t>It is the completeness signal the whole join depends on</w:t>
            </w:r>
          </w:p>
        </w:tc>
        <w:tc>
          <w:tcPr>
            <w:tcW w:w="3686" w:type="dxa"/>
          </w:tcPr>
          <w:p w14:paraId="416BE783" w14:textId="5F3BEDCF" w:rsidR="0014304E" w:rsidRDefault="00DB73BF">
            <w:pPr>
              <w:spacing w:before="40" w:after="40" w:line="250" w:lineRule="auto"/>
              <w:rPr>
                <w:sz w:val="19"/>
                <w:szCs w:val="19"/>
              </w:rPr>
            </w:pPr>
            <w:r>
              <w:rPr>
                <w:sz w:val="19"/>
                <w:szCs w:val="19"/>
              </w:rPr>
              <w:t xml:space="preserve">Dps_date will get updated after the human review. An empty dps_date is a reliable signal of "not yet triaged".</w:t>
            </w:r>
          </w:p>
        </w:tc>
      </w:tr>
      <w:tr w:rsidR="0014304E" w14:paraId="5D7F1B8B" w14:textId="1633BF8E"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4B70DC77" w14:textId="77777777" w:rsidR="0014304E" w:rsidRDefault="0014304E">
            <w:pPr>
              <w:spacing w:before="40" w:after="40" w:line="250" w:lineRule="auto"/>
            </w:pPr>
            <w:r>
              <w:rPr>
                <w:sz w:val="19"/>
                <w:szCs w:val="19"/>
              </w:rPr>
              <w:lastRenderedPageBreak/>
              <w:t>I-10</w:t>
            </w:r>
          </w:p>
        </w:tc>
        <w:tc>
          <w:tcPr>
            <w:tcW w:w="4190" w:type="dxa"/>
            <w:shd w:val="clear" w:color="auto" w:fill="EEF3F9"/>
            <w:tcMar>
              <w:top w:w="60" w:type="dxa"/>
              <w:left w:w="110" w:type="dxa"/>
              <w:bottom w:w="60" w:type="dxa"/>
              <w:right w:w="110" w:type="dxa"/>
            </w:tcMar>
          </w:tcPr>
          <w:p w14:paraId="43C68C4F" w14:textId="77777777" w:rsidR="0014304E" w:rsidRDefault="0014304E">
            <w:pPr>
              <w:spacing w:before="40" w:after="40" w:line="250" w:lineRule="auto"/>
            </w:pPr>
            <w:r>
              <w:rPr>
                <w:sz w:val="19"/>
                <w:szCs w:val="19"/>
              </w:rPr>
              <w:t>What happens when a new DMER arrives for a driver after outcomes for that driver's batch have already been posted — re-evaluate the whole set, or treat the new one standalone?</w:t>
            </w:r>
          </w:p>
        </w:tc>
        <w:tc>
          <w:tcPr>
            <w:tcW w:w="2268" w:type="dxa"/>
            <w:shd w:val="clear" w:color="auto" w:fill="EEF3F9"/>
            <w:tcMar>
              <w:top w:w="60" w:type="dxa"/>
              <w:left w:w="110" w:type="dxa"/>
              <w:bottom w:w="60" w:type="dxa"/>
              <w:right w:w="110" w:type="dxa"/>
            </w:tcMar>
          </w:tcPr>
          <w:p w14:paraId="33018CB0" w14:textId="77777777" w:rsidR="0014304E" w:rsidRDefault="0014304E">
            <w:pPr>
              <w:spacing w:before="40" w:after="40" w:line="250" w:lineRule="auto"/>
            </w:pPr>
            <w:r>
              <w:rPr>
                <w:sz w:val="19"/>
                <w:szCs w:val="19"/>
              </w:rPr>
              <w:t>Determines whether driver_evaluation is a single row or a series</w:t>
            </w:r>
          </w:p>
        </w:tc>
        <w:tc>
          <w:tcPr>
            <w:tcW w:w="3686" w:type="dxa"/>
            <w:shd w:val="clear" w:color="auto" w:fill="EEF3F9"/>
          </w:tcPr>
          <w:p w14:paraId="5A485C56" w14:textId="0D4739F4" w:rsidR="0014304E" w:rsidRDefault="00DB73BF">
            <w:pPr>
              <w:spacing w:before="40" w:after="40" w:line="250" w:lineRule="auto"/>
              <w:rPr>
                <w:sz w:val="19"/>
                <w:szCs w:val="19"/>
              </w:rPr>
            </w:pPr>
            <w:r>
              <w:rPr>
                <w:sz w:val="19"/>
                <w:szCs w:val="19"/>
              </w:rPr>
              <w:t xml:space="preserve">Treat the new dmer separately. </w:t>
            </w:r>
          </w:p>
        </w:tc>
      </w:tr>
      <w:tr w:rsidR="0014304E" w14:paraId="599EAE51" w14:textId="1E685D40" w:rsidTr="0014304E">
        <w:tblPrEx>
          <w:tblCellMar>
            <w:top w:w="0" w:type="dxa"/>
            <w:bottom w:w="0" w:type="dxa"/>
          </w:tblCellMar>
        </w:tblPrEx>
        <w:trPr>
          <w:cantSplit/>
        </w:trPr>
        <w:tc>
          <w:tcPr>
            <w:tcW w:w="484" w:type="dxa"/>
            <w:tcMar>
              <w:top w:w="60" w:type="dxa"/>
              <w:left w:w="110" w:type="dxa"/>
              <w:bottom w:w="60" w:type="dxa"/>
              <w:right w:w="110" w:type="dxa"/>
            </w:tcMar>
          </w:tcPr>
          <w:p w14:paraId="70509B01" w14:textId="77777777" w:rsidR="0014304E" w:rsidRDefault="0014304E">
            <w:pPr>
              <w:spacing w:before="40" w:after="40" w:line="250" w:lineRule="auto"/>
            </w:pPr>
            <w:r>
              <w:rPr>
                <w:sz w:val="19"/>
                <w:szCs w:val="19"/>
              </w:rPr>
              <w:t>I-11</w:t>
            </w:r>
          </w:p>
        </w:tc>
        <w:tc>
          <w:tcPr>
            <w:tcW w:w="4190" w:type="dxa"/>
            <w:tcMar>
              <w:top w:w="60" w:type="dxa"/>
              <w:left w:w="110" w:type="dxa"/>
              <w:bottom w:w="60" w:type="dxa"/>
              <w:right w:w="110" w:type="dxa"/>
            </w:tcMar>
          </w:tcPr>
          <w:p w14:paraId="5F576AB3" w14:textId="77777777" w:rsidR="0014304E" w:rsidRDefault="0014304E">
            <w:pPr>
              <w:spacing w:before="40" w:after="40" w:line="250" w:lineRule="auto"/>
            </w:pPr>
            <w:r>
              <w:rPr>
                <w:sz w:val="19"/>
                <w:szCs w:val="19"/>
              </w:rPr>
              <w:t>When Mercury has no driver mapped but we read a licence, may the pipeline map the driver automatically, or must a human confirm every proposed mapping?</w:t>
            </w:r>
          </w:p>
        </w:tc>
        <w:tc>
          <w:tcPr>
            <w:tcW w:w="2268" w:type="dxa"/>
            <w:tcMar>
              <w:top w:w="60" w:type="dxa"/>
              <w:left w:w="110" w:type="dxa"/>
              <w:bottom w:w="60" w:type="dxa"/>
              <w:right w:w="110" w:type="dxa"/>
            </w:tcMar>
          </w:tcPr>
          <w:p w14:paraId="37A54040" w14:textId="77777777" w:rsidR="0014304E" w:rsidRDefault="0014304E">
            <w:pPr>
              <w:spacing w:before="40" w:after="40" w:line="250" w:lineRule="auto"/>
            </w:pPr>
            <w:r>
              <w:rPr>
                <w:sz w:val="19"/>
                <w:szCs w:val="19"/>
              </w:rPr>
              <w:t>Determines whether MAP_DRIVER is emitted or only proposed</w:t>
            </w:r>
          </w:p>
        </w:tc>
        <w:tc>
          <w:tcPr>
            <w:tcW w:w="3686" w:type="dxa"/>
          </w:tcPr>
          <w:p w14:paraId="24CE3047" w14:textId="579046EB" w:rsidR="0014304E" w:rsidRDefault="00DB73BF">
            <w:pPr>
              <w:spacing w:before="40" w:after="40" w:line="250" w:lineRule="auto"/>
              <w:rPr>
                <w:sz w:val="19"/>
                <w:szCs w:val="19"/>
              </w:rPr>
            </w:pPr>
            <w:r>
              <w:rPr>
                <w:sz w:val="19"/>
                <w:szCs w:val="19"/>
              </w:rPr>
              <w:t>AI can map the driver automatically using the mercury API.</w:t>
            </w:r>
          </w:p>
        </w:tc>
      </w:tr>
      <w:tr w:rsidR="0014304E" w14:paraId="054402E7" w14:textId="707E4B7C"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379235D0" w14:textId="77777777" w:rsidR="0014304E" w:rsidRDefault="0014304E">
            <w:pPr>
              <w:spacing w:before="40" w:after="40" w:line="250" w:lineRule="auto"/>
            </w:pPr>
            <w:r>
              <w:rPr>
                <w:sz w:val="19"/>
                <w:szCs w:val="19"/>
              </w:rPr>
              <w:t>I-12</w:t>
            </w:r>
          </w:p>
        </w:tc>
        <w:tc>
          <w:tcPr>
            <w:tcW w:w="4190" w:type="dxa"/>
            <w:shd w:val="clear" w:color="auto" w:fill="EEF3F9"/>
            <w:tcMar>
              <w:top w:w="60" w:type="dxa"/>
              <w:left w:w="110" w:type="dxa"/>
              <w:bottom w:w="60" w:type="dxa"/>
              <w:right w:w="110" w:type="dxa"/>
            </w:tcMar>
          </w:tcPr>
          <w:p w14:paraId="7F2744F9" w14:textId="77777777" w:rsidR="0014304E" w:rsidRDefault="0014304E">
            <w:pPr>
              <w:spacing w:before="40" w:after="40" w:line="250" w:lineRule="auto"/>
            </w:pPr>
            <w:r>
              <w:rPr>
                <w:sz w:val="19"/>
                <w:szCs w:val="19"/>
              </w:rPr>
              <w:t>What is the escalation when the licence we read matches no driver, or matches more than one?</w:t>
            </w:r>
          </w:p>
        </w:tc>
        <w:tc>
          <w:tcPr>
            <w:tcW w:w="2268" w:type="dxa"/>
            <w:shd w:val="clear" w:color="auto" w:fill="EEF3F9"/>
            <w:tcMar>
              <w:top w:w="60" w:type="dxa"/>
              <w:left w:w="110" w:type="dxa"/>
              <w:bottom w:w="60" w:type="dxa"/>
              <w:right w:w="110" w:type="dxa"/>
            </w:tcMar>
          </w:tcPr>
          <w:p w14:paraId="208E118D" w14:textId="77777777" w:rsidR="0014304E" w:rsidRDefault="0014304E">
            <w:pPr>
              <w:spacing w:before="40" w:after="40" w:line="250" w:lineRule="auto"/>
            </w:pPr>
            <w:r>
              <w:rPr>
                <w:sz w:val="19"/>
                <w:szCs w:val="19"/>
              </w:rPr>
              <w:t>Determines a decision branch with no current specification</w:t>
            </w:r>
          </w:p>
        </w:tc>
        <w:tc>
          <w:tcPr>
            <w:tcW w:w="3686" w:type="dxa"/>
            <w:shd w:val="clear" w:color="auto" w:fill="EEF3F9"/>
          </w:tcPr>
          <w:p w14:paraId="3822C723" w14:textId="72A20777" w:rsidR="0014304E" w:rsidRDefault="00DB73BF">
            <w:pPr>
              <w:spacing w:before="40" w:after="40" w:line="250" w:lineRule="auto"/>
              <w:rPr>
                <w:sz w:val="19"/>
                <w:szCs w:val="19"/>
              </w:rPr>
            </w:pPr>
            <w:r>
              <w:rPr>
                <w:sz w:val="19"/>
                <w:szCs w:val="19"/>
              </w:rPr>
              <w:t>Send it for human review. Mention the driver license information and reason in the comment.</w:t>
            </w:r>
          </w:p>
        </w:tc>
      </w:tr>
      <w:tr w:rsidR="0014304E" w14:paraId="0B762CBE" w14:textId="54428D5D" w:rsidTr="0014304E">
        <w:tblPrEx>
          <w:tblCellMar>
            <w:top w:w="0" w:type="dxa"/>
            <w:bottom w:w="0" w:type="dxa"/>
          </w:tblCellMar>
        </w:tblPrEx>
        <w:trPr>
          <w:cantSplit/>
        </w:trPr>
        <w:tc>
          <w:tcPr>
            <w:tcW w:w="484" w:type="dxa"/>
            <w:tcMar>
              <w:top w:w="60" w:type="dxa"/>
              <w:left w:w="110" w:type="dxa"/>
              <w:bottom w:w="60" w:type="dxa"/>
              <w:right w:w="110" w:type="dxa"/>
            </w:tcMar>
          </w:tcPr>
          <w:p w14:paraId="1D2FFFA2" w14:textId="77777777" w:rsidR="0014304E" w:rsidRDefault="0014304E">
            <w:pPr>
              <w:spacing w:before="40" w:after="40" w:line="250" w:lineRule="auto"/>
            </w:pPr>
            <w:r>
              <w:rPr>
                <w:sz w:val="19"/>
                <w:szCs w:val="19"/>
              </w:rPr>
              <w:t>I-13</w:t>
            </w:r>
          </w:p>
        </w:tc>
        <w:tc>
          <w:tcPr>
            <w:tcW w:w="4190" w:type="dxa"/>
            <w:tcMar>
              <w:top w:w="60" w:type="dxa"/>
              <w:left w:w="110" w:type="dxa"/>
              <w:bottom w:w="60" w:type="dxa"/>
              <w:right w:w="110" w:type="dxa"/>
            </w:tcMar>
          </w:tcPr>
          <w:p w14:paraId="556EA7AB" w14:textId="77777777" w:rsidR="0014304E" w:rsidRDefault="0014304E">
            <w:pPr>
              <w:spacing w:before="40" w:after="40" w:line="250" w:lineRule="auto"/>
            </w:pPr>
            <w:r>
              <w:rPr>
                <w:sz w:val="19"/>
                <w:szCs w:val="19"/>
              </w:rPr>
              <w:t>Under what conditions may a case be created automatically, and what must never be auto-created?</w:t>
            </w:r>
          </w:p>
        </w:tc>
        <w:tc>
          <w:tcPr>
            <w:tcW w:w="2268" w:type="dxa"/>
            <w:tcMar>
              <w:top w:w="60" w:type="dxa"/>
              <w:left w:w="110" w:type="dxa"/>
              <w:bottom w:w="60" w:type="dxa"/>
              <w:right w:w="110" w:type="dxa"/>
            </w:tcMar>
          </w:tcPr>
          <w:p w14:paraId="11231F58" w14:textId="77777777" w:rsidR="0014304E" w:rsidRDefault="0014304E">
            <w:pPr>
              <w:spacing w:before="40" w:after="40" w:line="250" w:lineRule="auto"/>
            </w:pPr>
            <w:r>
              <w:rPr>
                <w:sz w:val="19"/>
                <w:szCs w:val="19"/>
              </w:rPr>
              <w:t>CREATE_CASE cannot be built without this</w:t>
            </w:r>
          </w:p>
        </w:tc>
        <w:tc>
          <w:tcPr>
            <w:tcW w:w="3686" w:type="dxa"/>
          </w:tcPr>
          <w:p w14:paraId="18361D60" w14:textId="46470141" w:rsidR="0014304E" w:rsidRDefault="00DB73BF">
            <w:pPr>
              <w:spacing w:before="40" w:after="40" w:line="250" w:lineRule="auto"/>
              <w:rPr>
                <w:sz w:val="19"/>
                <w:szCs w:val="19"/>
              </w:rPr>
            </w:pPr>
            <w:r>
              <w:rPr>
                <w:sz w:val="19"/>
                <w:szCs w:val="19"/>
              </w:rPr>
              <w:t>If there are no open case for the driver then create a case, else attach to the existing case. If there is already an open case for a driver then it might be for another DMER for the same driver so check for duplicate and cut off scenarios and update based on the outcome. In all cases, the reason needs to be mentioned in the comments</w:t>
            </w:r>
          </w:p>
        </w:tc>
      </w:tr>
      <w:tr w:rsidR="0014304E" w14:paraId="69483AC3" w14:textId="44942143"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4F9F2A39" w14:textId="77777777" w:rsidR="0014304E" w:rsidRDefault="0014304E">
            <w:pPr>
              <w:spacing w:before="40" w:after="40" w:line="250" w:lineRule="auto"/>
            </w:pPr>
            <w:r>
              <w:rPr>
                <w:sz w:val="19"/>
                <w:szCs w:val="19"/>
              </w:rPr>
              <w:t>I-14</w:t>
            </w:r>
          </w:p>
        </w:tc>
        <w:tc>
          <w:tcPr>
            <w:tcW w:w="4190" w:type="dxa"/>
            <w:shd w:val="clear" w:color="auto" w:fill="EEF3F9"/>
            <w:tcMar>
              <w:top w:w="60" w:type="dxa"/>
              <w:left w:w="110" w:type="dxa"/>
              <w:bottom w:w="60" w:type="dxa"/>
              <w:right w:w="110" w:type="dxa"/>
            </w:tcMar>
          </w:tcPr>
          <w:p w14:paraId="2823A533" w14:textId="77777777" w:rsidR="0014304E" w:rsidRDefault="0014304E">
            <w:pPr>
              <w:spacing w:before="40" w:after="40" w:line="250" w:lineRule="auto"/>
            </w:pPr>
            <w:r>
              <w:rPr>
                <w:sz w:val="19"/>
                <w:szCs w:val="19"/>
              </w:rPr>
              <w:t>What is the target time from document arrival to appearing in the AI-processed queue?</w:t>
            </w:r>
          </w:p>
        </w:tc>
        <w:tc>
          <w:tcPr>
            <w:tcW w:w="2268" w:type="dxa"/>
            <w:shd w:val="clear" w:color="auto" w:fill="EEF3F9"/>
            <w:tcMar>
              <w:top w:w="60" w:type="dxa"/>
              <w:left w:w="110" w:type="dxa"/>
              <w:bottom w:w="60" w:type="dxa"/>
              <w:right w:w="110" w:type="dxa"/>
            </w:tcMar>
          </w:tcPr>
          <w:p w14:paraId="7A855CDB" w14:textId="77777777" w:rsidR="0014304E" w:rsidRDefault="0014304E">
            <w:pPr>
              <w:spacing w:before="40" w:after="40" w:line="250" w:lineRule="auto"/>
            </w:pPr>
            <w:r>
              <w:rPr>
                <w:sz w:val="19"/>
                <w:szCs w:val="19"/>
              </w:rPr>
              <w:t>Sets the sweeper SLA and the alert thresholds</w:t>
            </w:r>
          </w:p>
        </w:tc>
        <w:tc>
          <w:tcPr>
            <w:tcW w:w="3686" w:type="dxa"/>
            <w:shd w:val="clear" w:color="auto" w:fill="EEF3F9"/>
          </w:tcPr>
          <w:p w14:paraId="01CCE9CD" w14:textId="28C8EA18" w:rsidR="0014304E" w:rsidRDefault="00DB73BF">
            <w:pPr>
              <w:spacing w:before="40" w:after="40" w:line="250" w:lineRule="auto"/>
              <w:rPr>
                <w:sz w:val="19"/>
                <w:szCs w:val="19"/>
              </w:rPr>
            </w:pPr>
            <w:r>
              <w:rPr>
                <w:sz w:val="19"/>
                <w:szCs w:val="19"/>
              </w:rPr>
              <w:t>In my understanding the AI solution can process the DMERs in seconds or minutes. There are a million backlog DMERs. So you can assume the SLA based on that.</w:t>
            </w:r>
          </w:p>
        </w:tc>
      </w:tr>
      <w:tr w:rsidR="0014304E" w14:paraId="0132D96B" w14:textId="2B4BAFD2" w:rsidTr="0014304E">
        <w:tblPrEx>
          <w:tblCellMar>
            <w:top w:w="0" w:type="dxa"/>
            <w:bottom w:w="0" w:type="dxa"/>
          </w:tblCellMar>
        </w:tblPrEx>
        <w:trPr>
          <w:cantSplit/>
        </w:trPr>
        <w:tc>
          <w:tcPr>
            <w:tcW w:w="484" w:type="dxa"/>
            <w:tcMar>
              <w:top w:w="60" w:type="dxa"/>
              <w:left w:w="110" w:type="dxa"/>
              <w:bottom w:w="60" w:type="dxa"/>
              <w:right w:w="110" w:type="dxa"/>
            </w:tcMar>
          </w:tcPr>
          <w:p w14:paraId="130338C3" w14:textId="77777777" w:rsidR="0014304E" w:rsidRDefault="0014304E">
            <w:pPr>
              <w:spacing w:before="40" w:after="40" w:line="250" w:lineRule="auto"/>
            </w:pPr>
            <w:r>
              <w:rPr>
                <w:sz w:val="19"/>
                <w:szCs w:val="19"/>
              </w:rPr>
              <w:t>I-15</w:t>
            </w:r>
          </w:p>
        </w:tc>
        <w:tc>
          <w:tcPr>
            <w:tcW w:w="4190" w:type="dxa"/>
            <w:tcMar>
              <w:top w:w="60" w:type="dxa"/>
              <w:left w:w="110" w:type="dxa"/>
              <w:bottom w:w="60" w:type="dxa"/>
              <w:right w:w="110" w:type="dxa"/>
            </w:tcMar>
          </w:tcPr>
          <w:p w14:paraId="7DA55638" w14:textId="77777777" w:rsidR="0014304E" w:rsidRDefault="0014304E">
            <w:pPr>
              <w:spacing w:before="40" w:after="40" w:line="250" w:lineRule="auto"/>
            </w:pPr>
            <w:r>
              <w:rPr>
                <w:sz w:val="19"/>
                <w:szCs w:val="19"/>
              </w:rPr>
              <w:t>How large is the current backlog, and should it drain oldest first?</w:t>
            </w:r>
          </w:p>
        </w:tc>
        <w:tc>
          <w:tcPr>
            <w:tcW w:w="2268" w:type="dxa"/>
            <w:tcMar>
              <w:top w:w="60" w:type="dxa"/>
              <w:left w:w="110" w:type="dxa"/>
              <w:bottom w:w="60" w:type="dxa"/>
              <w:right w:w="110" w:type="dxa"/>
            </w:tcMar>
          </w:tcPr>
          <w:p w14:paraId="4AE9AA30" w14:textId="77777777" w:rsidR="0014304E" w:rsidRDefault="0014304E">
            <w:pPr>
              <w:spacing w:before="40" w:after="40" w:line="250" w:lineRule="auto"/>
            </w:pPr>
            <w:r>
              <w:rPr>
                <w:sz w:val="19"/>
                <w:szCs w:val="19"/>
              </w:rPr>
              <w:t>Sets backfill concurrency and ordering</w:t>
            </w:r>
          </w:p>
        </w:tc>
        <w:tc>
          <w:tcPr>
            <w:tcW w:w="3686" w:type="dxa"/>
          </w:tcPr>
          <w:p w14:paraId="11A4DF23" w14:textId="673F37E4" w:rsidR="0014304E" w:rsidRDefault="00DB73BF">
            <w:pPr>
              <w:spacing w:before="40" w:after="40" w:line="250" w:lineRule="auto"/>
              <w:rPr>
                <w:sz w:val="19"/>
                <w:szCs w:val="19"/>
              </w:rPr>
            </w:pPr>
            <w:r>
              <w:rPr>
                <w:sz w:val="19"/>
                <w:szCs w:val="19"/>
              </w:rPr>
              <w:t>Around a million and yes need to process oldest first. Mercury batch API will be sending the oldest document first.</w:t>
            </w:r>
          </w:p>
        </w:tc>
      </w:tr>
      <w:tr w:rsidR="0014304E" w14:paraId="3346FC97" w14:textId="5FC16D19" w:rsidTr="0014304E">
        <w:tblPrEx>
          <w:tblCellMar>
            <w:top w:w="0" w:type="dxa"/>
            <w:bottom w:w="0" w:type="dxa"/>
          </w:tblCellMar>
        </w:tblPrEx>
        <w:trPr>
          <w:cantSplit/>
        </w:trPr>
        <w:tc>
          <w:tcPr>
            <w:tcW w:w="484" w:type="dxa"/>
            <w:shd w:val="clear" w:color="auto" w:fill="EEF3F9"/>
            <w:tcMar>
              <w:top w:w="60" w:type="dxa"/>
              <w:left w:w="110" w:type="dxa"/>
              <w:bottom w:w="60" w:type="dxa"/>
              <w:right w:w="110" w:type="dxa"/>
            </w:tcMar>
          </w:tcPr>
          <w:p w14:paraId="16CB9984" w14:textId="77777777" w:rsidR="0014304E" w:rsidRDefault="0014304E">
            <w:pPr>
              <w:spacing w:before="40" w:after="40" w:line="250" w:lineRule="auto"/>
            </w:pPr>
            <w:r>
              <w:rPr>
                <w:sz w:val="19"/>
                <w:szCs w:val="19"/>
              </w:rPr>
              <w:t>I-16</w:t>
            </w:r>
          </w:p>
        </w:tc>
        <w:tc>
          <w:tcPr>
            <w:tcW w:w="4190" w:type="dxa"/>
            <w:shd w:val="clear" w:color="auto" w:fill="EEF3F9"/>
            <w:tcMar>
              <w:top w:w="60" w:type="dxa"/>
              <w:left w:w="110" w:type="dxa"/>
              <w:bottom w:w="60" w:type="dxa"/>
              <w:right w:w="110" w:type="dxa"/>
            </w:tcMar>
          </w:tcPr>
          <w:p w14:paraId="1BCD26E9" w14:textId="77777777" w:rsidR="0014304E" w:rsidRDefault="0014304E">
            <w:pPr>
              <w:spacing w:before="40" w:after="40" w:line="250" w:lineRule="auto"/>
            </w:pPr>
            <w:r>
              <w:rPr>
                <w:sz w:val="19"/>
                <w:szCs w:val="19"/>
              </w:rPr>
              <w:t>Do you want extraction confidence visible in the dashboard, and is there a threshold below which a document must go to a human regardless of the rule outcome?</w:t>
            </w:r>
          </w:p>
        </w:tc>
        <w:tc>
          <w:tcPr>
            <w:tcW w:w="2268" w:type="dxa"/>
            <w:shd w:val="clear" w:color="auto" w:fill="EEF3F9"/>
            <w:tcMar>
              <w:top w:w="60" w:type="dxa"/>
              <w:left w:w="110" w:type="dxa"/>
              <w:bottom w:w="60" w:type="dxa"/>
              <w:right w:w="110" w:type="dxa"/>
            </w:tcMar>
          </w:tcPr>
          <w:p w14:paraId="285A8257" w14:textId="77777777" w:rsidR="0014304E" w:rsidRDefault="0014304E">
            <w:pPr>
              <w:spacing w:before="40" w:after="40" w:line="250" w:lineRule="auto"/>
            </w:pPr>
            <w:r>
              <w:rPr>
                <w:sz w:val="19"/>
                <w:szCs w:val="19"/>
              </w:rPr>
              <w:t>Adds a decision branch and a dashboard field</w:t>
            </w:r>
          </w:p>
        </w:tc>
        <w:tc>
          <w:tcPr>
            <w:tcW w:w="3686" w:type="dxa"/>
            <w:shd w:val="clear" w:color="auto" w:fill="EEF3F9"/>
          </w:tcPr>
          <w:p w14:paraId="1A8337FE" w14:textId="7BFF52BA" w:rsidR="0014304E" w:rsidRDefault="00DB73BF">
            <w:pPr>
              <w:spacing w:before="40" w:after="40" w:line="250" w:lineRule="auto"/>
              <w:rPr>
                <w:sz w:val="19"/>
                <w:szCs w:val="19"/>
              </w:rPr>
            </w:pPr>
            <w:r>
              <w:rPr>
                <w:sz w:val="19"/>
                <w:szCs w:val="19"/>
              </w:rPr>
              <w:t>It can be added in the reason as a comment.</w:t>
            </w:r>
          </w:p>
        </w:tc>
      </w:tr>
      <w:tr w:rsidR="0014304E" w14:paraId="56FCBF66" w14:textId="1A66F5A3" w:rsidTr="0014304E">
        <w:tblPrEx>
          <w:tblCellMar>
            <w:top w:w="0" w:type="dxa"/>
            <w:bottom w:w="0" w:type="dxa"/>
          </w:tblCellMar>
        </w:tblPrEx>
        <w:trPr>
          <w:cantSplit/>
        </w:trPr>
        <w:tc>
          <w:tcPr>
            <w:tcW w:w="484" w:type="dxa"/>
            <w:tcMar>
              <w:top w:w="60" w:type="dxa"/>
              <w:left w:w="110" w:type="dxa"/>
              <w:bottom w:w="60" w:type="dxa"/>
              <w:right w:w="110" w:type="dxa"/>
            </w:tcMar>
          </w:tcPr>
          <w:p w14:paraId="4554F8CC" w14:textId="77777777" w:rsidR="0014304E" w:rsidRDefault="0014304E">
            <w:pPr>
              <w:spacing w:before="40" w:after="40" w:line="250" w:lineRule="auto"/>
            </w:pPr>
            <w:r>
              <w:rPr>
                <w:sz w:val="19"/>
                <w:szCs w:val="19"/>
              </w:rPr>
              <w:t>I-17</w:t>
            </w:r>
          </w:p>
        </w:tc>
        <w:tc>
          <w:tcPr>
            <w:tcW w:w="4190" w:type="dxa"/>
            <w:tcMar>
              <w:top w:w="60" w:type="dxa"/>
              <w:left w:w="110" w:type="dxa"/>
              <w:bottom w:w="60" w:type="dxa"/>
              <w:right w:w="110" w:type="dxa"/>
            </w:tcMar>
          </w:tcPr>
          <w:p w14:paraId="67D97453" w14:textId="77777777" w:rsidR="0014304E" w:rsidRDefault="0014304E">
            <w:pPr>
              <w:spacing w:before="40" w:after="40" w:line="250" w:lineRule="auto"/>
            </w:pPr>
            <w:r>
              <w:rPr>
                <w:sz w:val="19"/>
                <w:szCs w:val="19"/>
              </w:rPr>
              <w:t>How long must raw, extracted and normalized artifacts be retained?</w:t>
            </w:r>
          </w:p>
        </w:tc>
        <w:tc>
          <w:tcPr>
            <w:tcW w:w="2268" w:type="dxa"/>
            <w:tcMar>
              <w:top w:w="60" w:type="dxa"/>
              <w:left w:w="110" w:type="dxa"/>
              <w:bottom w:w="60" w:type="dxa"/>
              <w:right w:w="110" w:type="dxa"/>
            </w:tcMar>
          </w:tcPr>
          <w:p w14:paraId="1C507DF4" w14:textId="77777777" w:rsidR="0014304E" w:rsidRDefault="0014304E">
            <w:pPr>
              <w:spacing w:before="40" w:after="40" w:line="250" w:lineRule="auto"/>
            </w:pPr>
            <w:r>
              <w:rPr>
                <w:sz w:val="19"/>
                <w:szCs w:val="19"/>
              </w:rPr>
              <w:t>Blob lifecycle policy and privacy sign-off</w:t>
            </w:r>
          </w:p>
        </w:tc>
        <w:tc>
          <w:tcPr>
            <w:tcW w:w="3686" w:type="dxa"/>
          </w:tcPr>
          <w:p w14:paraId="7AEA2941" w14:textId="78F79365" w:rsidR="0014304E" w:rsidRDefault="004528A8">
            <w:pPr>
              <w:spacing w:before="40" w:after="40" w:line="250" w:lineRule="auto"/>
              <w:rPr>
                <w:sz w:val="19"/>
                <w:szCs w:val="19"/>
              </w:rPr>
            </w:pPr>
            <w:r>
              <w:rPr>
                <w:sz w:val="19"/>
                <w:szCs w:val="19"/>
              </w:rPr>
              <w:t>Keep it for 30-90 days for now.</w:t>
            </w:r>
          </w:p>
        </w:tc>
      </w:tr>
      <w:tr w:rsidR="0014304E" w14:paraId="56FCBF66" w14:textId="1A66F5A3" w:rsidTr="0014304E">
        <w:tblPrEx>
          <w:tblCellMar>
            <w:top w:w="0" w:type="dxa"/>
            <w:bottom w:w="0" w:type="dxa"/>
          </w:tblCellMar>
        </w:tblPrEx>
        <w:trPr>
          <w:cantSplit/>
        </w:trPr>
        <w:tc>
          <w:tcPr>
            <w:tcW w:w="484" w:type="dxa"/>
            <w:tcMar>
              <w:top w:w="60" w:type="dxa"/>
              <w:left w:w="110" w:type="dxa"/>
              <w:bottom w:w="60" w:type="dxa"/>
              <w:right w:w="110" w:type="dxa"/>
            </w:tcMar>
          </w:tcPr>
          <w:p w14:paraId="4554F8CC" w14:textId="77777777" w:rsidR="0014304E" w:rsidRDefault="0014304E">
            <w:pPr>
              <w:spacing w:before="40" w:after="40" w:line="250" w:lineRule="auto"/>
            </w:pPr>
            <w:r>
              <w:rPr>
                <w:sz w:val="19"/>
                <w:szCs w:val="19"/>
              </w:rPr>
              <w:t>I-18</w:t>
            </w:r>
          </w:p>
        </w:tc>
        <w:tc>
          <w:tcPr>
            <w:tcW w:w="4190" w:type="dxa"/>
            <w:tcMar>
              <w:top w:w="60" w:type="dxa"/>
              <w:left w:w="110" w:type="dxa"/>
              <w:bottom w:w="60" w:type="dxa"/>
              <w:right w:w="110" w:type="dxa"/>
            </w:tcMar>
          </w:tcPr>
          <w:p w14:paraId="67D97453" w14:textId="77777777" w:rsidR="0014304E" w:rsidRDefault="0014304E">
            <w:pPr>
              <w:spacing w:before="40" w:after="40" w:line="250" w:lineRule="auto"/>
            </w:pPr>
            <w:r>
              <w:rPr>
                <w:sz w:val="19"/>
                <w:szCs w:val="19"/>
              </w:rPr>
              <w:t>For a DMER with more than two pages, should the licence still be read so the DMER is attached to the right driver and case before it goes to Intake? Is a page count enough, or must page 2 be confirmed as the standard instruction page?</w:t>
            </w:r>
          </w:p>
        </w:tc>
        <w:tc>
          <w:tcPr>
            <w:tcW w:w="2268" w:type="dxa"/>
            <w:tcMar>
              <w:top w:w="60" w:type="dxa"/>
              <w:left w:w="110" w:type="dxa"/>
              <w:bottom w:w="60" w:type="dxa"/>
              <w:right w:w="110" w:type="dxa"/>
            </w:tcMar>
          </w:tcPr>
          <w:p w14:paraId="1C507DF4" w14:textId="77777777" w:rsidR="0014304E" w:rsidRDefault="0014304E">
            <w:pPr>
              <w:spacing w:before="40" w:after="40" w:line="250" w:lineRule="auto"/>
            </w:pPr>
            <w:r>
              <w:rPr>
                <w:sz w:val="19"/>
                <w:szCs w:val="19"/>
              </w:rPr>
              <w:t>Determines what extraction does with these DMERs and how they reach the AI Processed Queue</w:t>
            </w:r>
          </w:p>
        </w:tc>
        <w:tc>
          <w:tcPr>
            <w:tcW w:w="3686" w:type="dxa"/>
          </w:tcPr>
          <w:p w14:paraId="7AEA2941" w14:textId="78F79365" w:rsidR="0014304E" w:rsidRDefault="004528A8">
            <w:pPr>
              <w:spacing w:before="40" w:after="40" w:line="250" w:lineRule="auto"/>
              <w:rPr>
                <w:sz w:val="19"/>
                <w:szCs w:val="19"/>
              </w:rPr>
            </w:pPr>
            <w:r>
              <w:rPr>
                <w:sz w:val="19"/>
                <w:szCs w:val="19"/>
              </w:rPr>
            </w:r>
          </w:p>
        </w:tc>
      </w:tr>
      <w:tr w:rsidR="0014304E" w14:paraId="56FCBF66" w14:textId="1A66F5A3" w:rsidTr="0014304E">
        <w:tblPrEx>
          <w:tblCellMar>
            <w:top w:w="0" w:type="dxa"/>
            <w:bottom w:w="0" w:type="dxa"/>
          </w:tblCellMar>
        </w:tblPrEx>
        <w:trPr>
          <w:cantSplit/>
        </w:trPr>
        <w:tc>
          <w:tcPr>
            <w:tcW w:w="484" w:type="dxa"/>
            <w:tcMar>
              <w:top w:w="60" w:type="dxa"/>
              <w:left w:w="110" w:type="dxa"/>
              <w:bottom w:w="60" w:type="dxa"/>
              <w:right w:w="110" w:type="dxa"/>
            </w:tcMar>
          </w:tcPr>
          <w:p w14:paraId="4554F8CC" w14:textId="77777777" w:rsidR="0014304E" w:rsidRDefault="0014304E">
            <w:pPr>
              <w:spacing w:before="40" w:after="40" w:line="250" w:lineRule="auto"/>
            </w:pPr>
            <w:r>
              <w:rPr>
                <w:sz w:val="19"/>
                <w:szCs w:val="19"/>
              </w:rPr>
              <w:t>I-19</w:t>
            </w:r>
          </w:p>
        </w:tc>
        <w:tc>
          <w:tcPr>
            <w:tcW w:w="4190" w:type="dxa"/>
            <w:tcMar>
              <w:top w:w="60" w:type="dxa"/>
              <w:left w:w="110" w:type="dxa"/>
              <w:bottom w:w="60" w:type="dxa"/>
              <w:right w:w="110" w:type="dxa"/>
            </w:tcMar>
          </w:tcPr>
          <w:p w14:paraId="67D97453" w14:textId="77777777" w:rsidR="0014304E" w:rsidRDefault="0014304E">
            <w:pPr>
              <w:spacing w:before="40" w:after="40" w:line="250" w:lineRule="auto"/>
            </w:pPr>
            <w:r>
              <w:rPr>
                <w:sz w:val="19"/>
                <w:szCs w:val="19"/>
              </w:rPr>
              <w:t>Is "clean pass" in the sign-off exactly outcome CP, so that every other outcome (IN, PR, PU, PCM, CR) forwards all matching copies?</w:t>
            </w:r>
          </w:p>
        </w:tc>
        <w:tc>
          <w:tcPr>
            <w:tcW w:w="2268" w:type="dxa"/>
            <w:tcMar>
              <w:top w:w="60" w:type="dxa"/>
              <w:left w:w="110" w:type="dxa"/>
              <w:bottom w:w="60" w:type="dxa"/>
              <w:right w:w="110" w:type="dxa"/>
            </w:tcMar>
          </w:tcPr>
          <w:p w14:paraId="1C507DF4" w14:textId="77777777" w:rsidR="0014304E" w:rsidRDefault="0014304E">
            <w:pPr>
              <w:spacing w:before="40" w:after="40" w:line="250" w:lineRule="auto"/>
            </w:pPr>
            <w:r>
              <w:rPr>
                <w:sz w:val="19"/>
                <w:szCs w:val="19"/>
              </w:rPr>
              <w:t>Determines when MARK_DUPLICATE is emitted</w:t>
            </w:r>
          </w:p>
        </w:tc>
        <w:tc>
          <w:tcPr>
            <w:tcW w:w="3686" w:type="dxa"/>
          </w:tcPr>
          <w:p w14:paraId="7AEA2941" w14:textId="78F79365" w:rsidR="0014304E" w:rsidRDefault="004528A8">
            <w:pPr>
              <w:spacing w:before="40" w:after="40" w:line="250" w:lineRule="auto"/>
              <w:rPr>
                <w:sz w:val="19"/>
                <w:szCs w:val="19"/>
              </w:rPr>
            </w:pPr>
            <w:r>
              <w:rPr>
                <w:sz w:val="19"/>
                <w:szCs w:val="19"/>
              </w:rPr>
            </w:r>
          </w:p>
        </w:tc>
      </w:tr>
      <w:tr w:rsidR="0014304E" w14:paraId="56FCBF66" w14:textId="1A66F5A3" w:rsidTr="0014304E">
        <w:tblPrEx>
          <w:tblCellMar>
            <w:top w:w="0" w:type="dxa"/>
            <w:bottom w:w="0" w:type="dxa"/>
          </w:tblCellMar>
        </w:tblPrEx>
        <w:trPr>
          <w:cantSplit/>
        </w:trPr>
        <w:tc>
          <w:tcPr>
            <w:tcW w:w="484" w:type="dxa"/>
            <w:tcMar>
              <w:top w:w="60" w:type="dxa"/>
              <w:left w:w="110" w:type="dxa"/>
              <w:bottom w:w="60" w:type="dxa"/>
              <w:right w:w="110" w:type="dxa"/>
            </w:tcMar>
          </w:tcPr>
          <w:p w14:paraId="4554F8CC" w14:textId="77777777" w:rsidR="0014304E" w:rsidRDefault="0014304E">
            <w:pPr>
              <w:spacing w:before="40" w:after="40" w:line="250" w:lineRule="auto"/>
            </w:pPr>
            <w:r>
              <w:rPr>
                <w:sz w:val="19"/>
                <w:szCs w:val="19"/>
              </w:rPr>
              <w:t>I-20</w:t>
            </w:r>
          </w:p>
        </w:tc>
        <w:tc>
          <w:tcPr>
            <w:tcW w:w="4190" w:type="dxa"/>
            <w:tcMar>
              <w:top w:w="60" w:type="dxa"/>
              <w:left w:w="110" w:type="dxa"/>
              <w:bottom w:w="60" w:type="dxa"/>
              <w:right w:w="110" w:type="dxa"/>
            </w:tcMar>
          </w:tcPr>
          <w:p w14:paraId="67D97453" w14:textId="77777777" w:rsidR="0014304E" w:rsidRDefault="0014304E">
            <w:pPr>
              <w:spacing w:before="40" w:after="40" w:line="250" w:lineRule="auto"/>
            </w:pPr>
            <w:r>
              <w:rPr>
                <w:sz w:val="19"/>
                <w:szCs w:val="19"/>
              </w:rPr>
              <w:t>The sign-off treats DMERs that "match closely enough" as duplicates. Is a match on the canonicalized comparison fields (exam date, physician details, checkbox answers) acceptable, or is some tolerance wanted?</w:t>
            </w:r>
          </w:p>
        </w:tc>
        <w:tc>
          <w:tcPr>
            <w:tcW w:w="2268" w:type="dxa"/>
            <w:tcMar>
              <w:top w:w="60" w:type="dxa"/>
              <w:left w:w="110" w:type="dxa"/>
              <w:bottom w:w="60" w:type="dxa"/>
              <w:right w:w="110" w:type="dxa"/>
            </w:tcMar>
          </w:tcPr>
          <w:p w14:paraId="1C507DF4" w14:textId="77777777" w:rsidR="0014304E" w:rsidRDefault="0014304E">
            <w:pPr>
              <w:spacing w:before="40" w:after="40" w:line="250" w:lineRule="auto"/>
            </w:pPr>
            <w:r>
              <w:rPr>
                <w:sz w:val="19"/>
                <w:szCs w:val="19"/>
              </w:rPr>
              <w:t>Defines duplicate detection, section 4.4.3 step 3</w:t>
            </w:r>
          </w:p>
        </w:tc>
        <w:tc>
          <w:tcPr>
            <w:tcW w:w="3686" w:type="dxa"/>
          </w:tcPr>
          <w:p w14:paraId="7AEA2941" w14:textId="78F79365" w:rsidR="0014304E" w:rsidRDefault="004528A8">
            <w:pPr>
              <w:spacing w:before="40" w:after="40" w:line="250" w:lineRule="auto"/>
              <w:rPr>
                <w:sz w:val="19"/>
                <w:szCs w:val="19"/>
              </w:rPr>
            </w:pPr>
            <w:r>
              <w:rPr>
                <w:sz w:val="19"/>
                <w:szCs w:val="19"/>
              </w:rPr>
            </w:r>
          </w:p>
        </w:tc>
      </w:tr>
      <w:tr w:rsidR="0014304E" w14:paraId="56FCBF66" w14:textId="1A66F5A3" w:rsidTr="0014304E">
        <w:tblPrEx>
          <w:tblCellMar>
            <w:top w:w="0" w:type="dxa"/>
            <w:bottom w:w="0" w:type="dxa"/>
          </w:tblCellMar>
        </w:tblPrEx>
        <w:trPr>
          <w:cantSplit/>
        </w:trPr>
        <w:tc>
          <w:tcPr>
            <w:tcW w:w="484" w:type="dxa"/>
            <w:tcMar>
              <w:top w:w="60" w:type="dxa"/>
              <w:left w:w="110" w:type="dxa"/>
              <w:bottom w:w="60" w:type="dxa"/>
              <w:right w:w="110" w:type="dxa"/>
            </w:tcMar>
          </w:tcPr>
          <w:p w14:paraId="4554F8CC" w14:textId="77777777" w:rsidR="0014304E" w:rsidRDefault="0014304E">
            <w:pPr>
              <w:spacing w:before="40" w:after="40" w:line="250" w:lineRule="auto"/>
            </w:pPr>
            <w:r>
              <w:rPr>
                <w:sz w:val="19"/>
                <w:szCs w:val="19"/>
              </w:rPr>
              <w:t>I-21</w:t>
            </w:r>
          </w:p>
        </w:tc>
        <w:tc>
          <w:tcPr>
            <w:tcW w:w="4190" w:type="dxa"/>
            <w:tcMar>
              <w:top w:w="60" w:type="dxa"/>
              <w:left w:w="110" w:type="dxa"/>
              <w:bottom w:w="60" w:type="dxa"/>
              <w:right w:w="110" w:type="dxa"/>
            </w:tcMar>
          </w:tcPr>
          <w:p w14:paraId="67D97453" w14:textId="77777777" w:rsidR="0014304E" w:rsidRDefault="0014304E">
            <w:pPr>
              <w:spacing w:before="40" w:after="40" w:line="250" w:lineRule="auto"/>
            </w:pPr>
            <w:r>
              <w:rPr>
                <w:sz w:val="19"/>
                <w:szCs w:val="19"/>
              </w:rPr>
              <w:t>When a cut-off copy's content differs from the clear copy, is it still set aside as a duplicate (the sign-off), or does the batch go to IN (the answer to I-4)?</w:t>
            </w:r>
          </w:p>
        </w:tc>
        <w:tc>
          <w:tcPr>
            <w:tcW w:w="2268" w:type="dxa"/>
            <w:tcMar>
              <w:top w:w="60" w:type="dxa"/>
              <w:left w:w="110" w:type="dxa"/>
              <w:bottom w:w="60" w:type="dxa"/>
              <w:right w:w="110" w:type="dxa"/>
            </w:tcMar>
          </w:tcPr>
          <w:p w14:paraId="1C507DF4" w14:textId="77777777" w:rsidR="0014304E" w:rsidRDefault="0014304E">
            <w:pPr>
              <w:spacing w:before="40" w:after="40" w:line="250" w:lineRule="auto"/>
            </w:pPr>
            <w:r>
              <w:rPr>
                <w:sz w:val="19"/>
                <w:szCs w:val="19"/>
              </w:rPr>
              <w:t>The two answers disagree; determines cut-off precedence, section 4.4.3 step 2</w:t>
            </w:r>
          </w:p>
        </w:tc>
        <w:tc>
          <w:tcPr>
            <w:tcW w:w="3686" w:type="dxa"/>
          </w:tcPr>
          <w:p w14:paraId="7AEA2941" w14:textId="78F79365" w:rsidR="0014304E" w:rsidRDefault="004528A8">
            <w:pPr>
              <w:spacing w:before="40" w:after="40" w:line="250" w:lineRule="auto"/>
              <w:rPr>
                <w:sz w:val="19"/>
                <w:szCs w:val="19"/>
              </w:rPr>
            </w:pPr>
            <w:r>
              <w:rPr>
                <w:sz w:val="19"/>
                <w:szCs w:val="19"/>
              </w:rPr>
            </w:r>
          </w:p>
        </w:tc>
      </w:tr>
      <w:tr w:rsidR="0014304E" w14:paraId="56FCBF66" w14:textId="1A66F5A3" w:rsidTr="0014304E">
        <w:tblPrEx>
          <w:tblCellMar>
            <w:top w:w="0" w:type="dxa"/>
            <w:bottom w:w="0" w:type="dxa"/>
          </w:tblCellMar>
        </w:tblPrEx>
        <w:trPr>
          <w:cantSplit/>
        </w:trPr>
        <w:tc>
          <w:tcPr>
            <w:tcW w:w="484" w:type="dxa"/>
            <w:tcMar>
              <w:top w:w="60" w:type="dxa"/>
              <w:left w:w="110" w:type="dxa"/>
              <w:bottom w:w="60" w:type="dxa"/>
              <w:right w:w="110" w:type="dxa"/>
            </w:tcMar>
          </w:tcPr>
          <w:p w14:paraId="4554F8CC" w14:textId="77777777" w:rsidR="0014304E" w:rsidRDefault="0014304E">
            <w:pPr>
              <w:spacing w:before="40" w:after="40" w:line="250" w:lineRule="auto"/>
            </w:pPr>
            <w:r>
              <w:rPr>
                <w:sz w:val="19"/>
                <w:szCs w:val="19"/>
              </w:rPr>
              <w:t>I-22</w:t>
            </w:r>
          </w:p>
        </w:tc>
        <w:tc>
          <w:tcPr>
            <w:tcW w:w="4190" w:type="dxa"/>
            <w:tcMar>
              <w:top w:w="60" w:type="dxa"/>
              <w:left w:w="110" w:type="dxa"/>
              <w:bottom w:w="60" w:type="dxa"/>
              <w:right w:w="110" w:type="dxa"/>
            </w:tcMar>
          </w:tcPr>
          <w:p w14:paraId="67D97453" w14:textId="77777777" w:rsidR="0014304E" w:rsidRDefault="0014304E">
            <w:pPr>
              <w:spacing w:before="40" w:after="40" w:line="250" w:lineRule="auto"/>
            </w:pPr>
            <w:r>
              <w:rPr>
                <w:sz w:val="19"/>
                <w:szCs w:val="19"/>
              </w:rPr>
              <w:t>When the driver cannot be identified from a DMER, does it go to the AI Processed Queue as IN (the answer to I-12) or to the separate holding queue staff use today?</w:t>
            </w:r>
          </w:p>
        </w:tc>
        <w:tc>
          <w:tcPr>
            <w:tcW w:w="2268" w:type="dxa"/>
            <w:tcMar>
              <w:top w:w="60" w:type="dxa"/>
              <w:left w:w="110" w:type="dxa"/>
              <w:bottom w:w="60" w:type="dxa"/>
              <w:right w:w="110" w:type="dxa"/>
            </w:tcMar>
          </w:tcPr>
          <w:p w14:paraId="1C507DF4" w14:textId="77777777" w:rsidR="0014304E" w:rsidRDefault="0014304E">
            <w:pPr>
              <w:spacing w:before="40" w:after="40" w:line="250" w:lineRule="auto"/>
            </w:pPr>
            <w:r>
              <w:rPr>
                <w:sz w:val="19"/>
                <w:szCs w:val="19"/>
              </w:rPr>
              <w:t>Determines the routing of unidentifiable DMERs</w:t>
            </w:r>
          </w:p>
        </w:tc>
        <w:tc>
          <w:tcPr>
            <w:tcW w:w="3686" w:type="dxa"/>
          </w:tcPr>
          <w:p w14:paraId="7AEA2941" w14:textId="78F79365" w:rsidR="0014304E" w:rsidRDefault="004528A8">
            <w:pPr>
              <w:spacing w:before="40" w:after="40" w:line="250" w:lineRule="auto"/>
              <w:rPr>
                <w:sz w:val="19"/>
                <w:szCs w:val="19"/>
              </w:rPr>
            </w:pPr>
            <w:r>
              <w:rPr>
                <w:sz w:val="19"/>
                <w:szCs w:val="19"/>
              </w:rPr>
            </w:r>
            <w:r>
              <w:rPr>
                <w:sz w:val="19"/>
              </w:rPr>
              <w:t>Confirmed by email: for the pilot, if the Driver's file cannot be found or mapped in Mercury, the AI adds a comment indicating that the Driver's file could not be found/mapped. The record lands in the AI Processed Queue only (no separate holding queue), and no driver file is created. The DMER is sent to Intake for human review (outcome IN).</w:t>
            </w:r>
          </w:p>
        </w:tc>
      </w:tr>
    </w:tbl>
    <w:p w14:paraId="39478A04" w14:textId="77777777" w:rsidR="00FB4191" w:rsidRDefault="00000000">
      <w:pPr>
        <w:pStyle w:val="Heading2"/>
        <w:spacing w:before="260" w:after="130"/>
      </w:pPr>
      <w:bookmarkStart w:id="48" w:name="_Toc240729621"/>
      <w:r>
        <w:t>10.2  For the Mercury / Dynamics platform team</w:t>
      </w:r>
      <w:bookmarkEnd w:id="48"/>
    </w:p>
    <w:tbl>
      <w:tblPr>
        <w:tblW w:w="10628"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705"/>
        <w:gridCol w:w="2954"/>
        <w:gridCol w:w="2536"/>
        <w:gridCol w:w="4433"/>
      </w:tblGrid>
      <w:tr w:rsidR="004528A8" w14:paraId="3E4606F3" w14:textId="584874AF" w:rsidTr="004528A8">
        <w:tblPrEx>
          <w:tblCellMar>
            <w:top w:w="0" w:type="dxa"/>
            <w:bottom w:w="0" w:type="dxa"/>
          </w:tblCellMar>
        </w:tblPrEx>
        <w:trPr>
          <w:cantSplit/>
          <w:tblHeader/>
        </w:trPr>
        <w:tc>
          <w:tcPr>
            <w:tcW w:w="705" w:type="dxa"/>
            <w:shd w:val="clear" w:color="auto" w:fill="1F4E79"/>
            <w:tcMar>
              <w:top w:w="60" w:type="dxa"/>
              <w:left w:w="110" w:type="dxa"/>
              <w:bottom w:w="60" w:type="dxa"/>
              <w:right w:w="110" w:type="dxa"/>
            </w:tcMar>
          </w:tcPr>
          <w:p w14:paraId="08868CC1" w14:textId="77777777" w:rsidR="004528A8" w:rsidRDefault="004528A8">
            <w:pPr>
              <w:spacing w:before="40" w:after="40" w:line="250" w:lineRule="auto"/>
            </w:pPr>
            <w:r>
              <w:rPr>
                <w:b/>
                <w:bCs/>
                <w:color w:val="FFFFFF"/>
                <w:sz w:val="19"/>
                <w:szCs w:val="19"/>
              </w:rPr>
              <w:t>Ref</w:t>
            </w:r>
          </w:p>
        </w:tc>
        <w:tc>
          <w:tcPr>
            <w:tcW w:w="2954" w:type="dxa"/>
            <w:shd w:val="clear" w:color="auto" w:fill="1F4E79"/>
            <w:tcMar>
              <w:top w:w="60" w:type="dxa"/>
              <w:left w:w="110" w:type="dxa"/>
              <w:bottom w:w="60" w:type="dxa"/>
              <w:right w:w="110" w:type="dxa"/>
            </w:tcMar>
          </w:tcPr>
          <w:p w14:paraId="2CD27EAA" w14:textId="77777777" w:rsidR="004528A8" w:rsidRDefault="004528A8">
            <w:pPr>
              <w:spacing w:before="40" w:after="40" w:line="250" w:lineRule="auto"/>
            </w:pPr>
            <w:r>
              <w:rPr>
                <w:b/>
                <w:bCs/>
                <w:color w:val="FFFFFF"/>
                <w:sz w:val="19"/>
                <w:szCs w:val="19"/>
              </w:rPr>
              <w:t>Question</w:t>
            </w:r>
          </w:p>
        </w:tc>
        <w:tc>
          <w:tcPr>
            <w:tcW w:w="2536" w:type="dxa"/>
            <w:shd w:val="clear" w:color="auto" w:fill="1F4E79"/>
            <w:tcMar>
              <w:top w:w="60" w:type="dxa"/>
              <w:left w:w="110" w:type="dxa"/>
              <w:bottom w:w="60" w:type="dxa"/>
              <w:right w:w="110" w:type="dxa"/>
            </w:tcMar>
          </w:tcPr>
          <w:p w14:paraId="2251FC3A" w14:textId="77777777" w:rsidR="004528A8" w:rsidRDefault="004528A8">
            <w:pPr>
              <w:spacing w:before="40" w:after="40" w:line="250" w:lineRule="auto"/>
            </w:pPr>
            <w:r>
              <w:rPr>
                <w:b/>
                <w:bCs/>
                <w:color w:val="FFFFFF"/>
                <w:sz w:val="19"/>
                <w:szCs w:val="19"/>
              </w:rPr>
              <w:t>Why it blocks</w:t>
            </w:r>
          </w:p>
        </w:tc>
        <w:tc>
          <w:tcPr>
            <w:tcW w:w="4433" w:type="dxa"/>
            <w:shd w:val="clear" w:color="auto" w:fill="1F4E79"/>
          </w:tcPr>
          <w:p w14:paraId="6EB13756" w14:textId="49CFF64D" w:rsidR="004528A8" w:rsidRDefault="004528A8">
            <w:pPr>
              <w:spacing w:before="40" w:after="40" w:line="250" w:lineRule="auto"/>
              <w:rPr>
                <w:b/>
                <w:bCs/>
                <w:color w:val="FFFFFF"/>
                <w:sz w:val="19"/>
                <w:szCs w:val="19"/>
              </w:rPr>
            </w:pPr>
            <w:r>
              <w:rPr>
                <w:b/>
                <w:bCs/>
                <w:color w:val="FFFFFF"/>
                <w:sz w:val="19"/>
                <w:szCs w:val="19"/>
              </w:rPr>
              <w:t>Answer</w:t>
            </w:r>
          </w:p>
        </w:tc>
      </w:tr>
      <w:tr w:rsidR="004528A8" w14:paraId="50919053" w14:textId="1FA4CF50" w:rsidTr="004528A8">
        <w:tblPrEx>
          <w:tblCellMar>
            <w:top w:w="0" w:type="dxa"/>
            <w:bottom w:w="0" w:type="dxa"/>
          </w:tblCellMar>
        </w:tblPrEx>
        <w:trPr>
          <w:cantSplit/>
        </w:trPr>
        <w:tc>
          <w:tcPr>
            <w:tcW w:w="705" w:type="dxa"/>
            <w:tcMar>
              <w:top w:w="60" w:type="dxa"/>
              <w:left w:w="110" w:type="dxa"/>
              <w:bottom w:w="60" w:type="dxa"/>
              <w:right w:w="110" w:type="dxa"/>
            </w:tcMar>
          </w:tcPr>
          <w:p w14:paraId="1F8575DD" w14:textId="77777777" w:rsidR="004528A8" w:rsidRDefault="004528A8">
            <w:pPr>
              <w:spacing w:before="40" w:after="40" w:line="250" w:lineRule="auto"/>
            </w:pPr>
            <w:r>
              <w:rPr>
                <w:sz w:val="19"/>
                <w:szCs w:val="19"/>
              </w:rPr>
              <w:t>M-1</w:t>
            </w:r>
          </w:p>
        </w:tc>
        <w:tc>
          <w:tcPr>
            <w:tcW w:w="2954" w:type="dxa"/>
            <w:tcMar>
              <w:top w:w="60" w:type="dxa"/>
              <w:left w:w="110" w:type="dxa"/>
              <w:bottom w:w="60" w:type="dxa"/>
              <w:right w:w="110" w:type="dxa"/>
            </w:tcMar>
          </w:tcPr>
          <w:p w14:paraId="5E07741A" w14:textId="77777777" w:rsidR="004528A8" w:rsidRDefault="004528A8">
            <w:pPr>
              <w:spacing w:before="40" w:after="40" w:line="250" w:lineRule="auto"/>
            </w:pPr>
            <w:r>
              <w:rPr>
                <w:sz w:val="19"/>
                <w:szCs w:val="19"/>
              </w:rPr>
              <w:t>What is the pre-signed URL time-to-live, and can a fresh URL be requested for a single document later?</w:t>
            </w:r>
          </w:p>
        </w:tc>
        <w:tc>
          <w:tcPr>
            <w:tcW w:w="2536" w:type="dxa"/>
            <w:tcMar>
              <w:top w:w="60" w:type="dxa"/>
              <w:left w:w="110" w:type="dxa"/>
              <w:bottom w:w="60" w:type="dxa"/>
              <w:right w:w="110" w:type="dxa"/>
            </w:tcMar>
          </w:tcPr>
          <w:p w14:paraId="5EFDFAF6" w14:textId="77777777" w:rsidR="004528A8" w:rsidRDefault="004528A8">
            <w:pPr>
              <w:spacing w:before="40" w:after="40" w:line="250" w:lineRule="auto"/>
            </w:pPr>
            <w:r>
              <w:rPr>
                <w:sz w:val="19"/>
                <w:szCs w:val="19"/>
              </w:rPr>
              <w:t>Determines whether a dead-letter replay can work at all, section 4.1</w:t>
            </w:r>
          </w:p>
        </w:tc>
        <w:tc>
          <w:tcPr>
            <w:tcW w:w="4433" w:type="dxa"/>
          </w:tcPr>
          <w:p w14:paraId="10B1E74A" w14:textId="77777777" w:rsidR="004528A8" w:rsidRDefault="004528A8">
            <w:pPr>
              <w:spacing w:before="40" w:after="40" w:line="250" w:lineRule="auto"/>
              <w:rPr>
                <w:sz w:val="19"/>
                <w:szCs w:val="19"/>
              </w:rPr>
            </w:pPr>
          </w:p>
        </w:tc>
      </w:tr>
      <w:tr w:rsidR="004528A8" w14:paraId="24299206" w14:textId="1402B057" w:rsidTr="004528A8">
        <w:tblPrEx>
          <w:tblCellMar>
            <w:top w:w="0" w:type="dxa"/>
            <w:bottom w:w="0" w:type="dxa"/>
          </w:tblCellMar>
        </w:tblPrEx>
        <w:trPr>
          <w:cantSplit/>
        </w:trPr>
        <w:tc>
          <w:tcPr>
            <w:tcW w:w="705" w:type="dxa"/>
            <w:shd w:val="clear" w:color="auto" w:fill="EEF3F9"/>
            <w:tcMar>
              <w:top w:w="60" w:type="dxa"/>
              <w:left w:w="110" w:type="dxa"/>
              <w:bottom w:w="60" w:type="dxa"/>
              <w:right w:w="110" w:type="dxa"/>
            </w:tcMar>
          </w:tcPr>
          <w:p w14:paraId="7B5A9BA3" w14:textId="77777777" w:rsidR="004528A8" w:rsidRDefault="004528A8">
            <w:pPr>
              <w:spacing w:before="40" w:after="40" w:line="250" w:lineRule="auto"/>
            </w:pPr>
            <w:r>
              <w:rPr>
                <w:sz w:val="19"/>
                <w:szCs w:val="19"/>
              </w:rPr>
              <w:lastRenderedPageBreak/>
              <w:t>M-2</w:t>
            </w:r>
          </w:p>
        </w:tc>
        <w:tc>
          <w:tcPr>
            <w:tcW w:w="2954" w:type="dxa"/>
            <w:shd w:val="clear" w:color="auto" w:fill="EEF3F9"/>
            <w:tcMar>
              <w:top w:w="60" w:type="dxa"/>
              <w:left w:w="110" w:type="dxa"/>
              <w:bottom w:w="60" w:type="dxa"/>
              <w:right w:w="110" w:type="dxa"/>
            </w:tcMar>
          </w:tcPr>
          <w:p w14:paraId="5E11B419" w14:textId="77777777" w:rsidR="004528A8" w:rsidRDefault="004528A8">
            <w:pPr>
              <w:spacing w:before="40" w:after="40" w:line="250" w:lineRule="auto"/>
            </w:pPr>
            <w:r>
              <w:rPr>
                <w:sz w:val="19"/>
                <w:szCs w:val="19"/>
              </w:rPr>
              <w:t>Batch GET pagination semantics: is ordering stable, is page size capped, are there rate limits?</w:t>
            </w:r>
          </w:p>
        </w:tc>
        <w:tc>
          <w:tcPr>
            <w:tcW w:w="2536" w:type="dxa"/>
            <w:shd w:val="clear" w:color="auto" w:fill="EEF3F9"/>
            <w:tcMar>
              <w:top w:w="60" w:type="dxa"/>
              <w:left w:w="110" w:type="dxa"/>
              <w:bottom w:w="60" w:type="dxa"/>
              <w:right w:w="110" w:type="dxa"/>
            </w:tcMar>
          </w:tcPr>
          <w:p w14:paraId="683714E5" w14:textId="77777777" w:rsidR="004528A8" w:rsidRDefault="004528A8">
            <w:pPr>
              <w:spacing w:before="40" w:after="40" w:line="250" w:lineRule="auto"/>
            </w:pPr>
            <w:r>
              <w:rPr>
                <w:sz w:val="19"/>
                <w:szCs w:val="19"/>
              </w:rPr>
              <w:t>Determines poller design and checkpointing</w:t>
            </w:r>
          </w:p>
        </w:tc>
        <w:tc>
          <w:tcPr>
            <w:tcW w:w="4433" w:type="dxa"/>
            <w:shd w:val="clear" w:color="auto" w:fill="EEF3F9"/>
          </w:tcPr>
          <w:p w14:paraId="5EFF4BA7" w14:textId="16CEE0F9" w:rsidR="004528A8" w:rsidRPr="004528A8" w:rsidRDefault="004528A8" w:rsidP="004528A8">
            <w:pPr>
              <w:spacing w:before="40" w:after="40" w:line="250" w:lineRule="auto"/>
              <w:rPr>
                <w:b/>
                <w:bCs/>
                <w:sz w:val="19"/>
                <w:szCs w:val="19"/>
              </w:rPr>
            </w:pPr>
            <w:r>
              <w:rPr>
                <w:sz w:val="19"/>
                <w:szCs w:val="19"/>
              </w:rPr>
              <w:t xml:space="preserve">Use </w:t>
            </w:r>
            <w:r>
              <w:rPr>
                <w:b/>
                <w:bCs/>
                <w:sz w:val="19"/>
                <w:szCs w:val="19"/>
              </w:rPr>
              <w:t xml:space="preserve">Cursor-Based Pagination. </w:t>
            </w:r>
            <w:r>
              <w:rPr>
                <w:sz w:val="19"/>
                <w:szCs w:val="19"/>
              </w:rPr>
              <w:t xml:space="preserve">Below fields will be part of each response.</w:t>
            </w:r>
          </w:p>
          <w:p w14:paraId="6A29C63D" w14:textId="77777777" w:rsidR="004528A8" w:rsidRDefault="004528A8">
            <w:pPr>
              <w:spacing w:before="40" w:after="40" w:line="250" w:lineRule="auto"/>
              <w:rPr>
                <w:sz w:val="19"/>
                <w:szCs w:val="19"/>
              </w:rPr>
            </w:pPr>
            <w:r>
              <w:rPr>
                <w:sz w:val="19"/>
                <w:szCs w:val="19"/>
              </w:rPr>
              <w:t>"page_size": 50, "nextLink": "https://api.mercury.com/dmers</w:t>
            </w:r>
          </w:p>
          <w:p w14:paraId="4633C4C2" w14:textId="50B5D143" w:rsidR="004528A8" w:rsidRDefault="004528A8">
            <w:pPr>
              <w:spacing w:before="40" w:after="40" w:line="250" w:lineRule="auto"/>
              <w:rPr>
                <w:sz w:val="19"/>
                <w:szCs w:val="19"/>
              </w:rPr>
            </w:pPr>
            <w:r>
              <w:rPr>
                <w:sz w:val="19"/>
                <w:szCs w:val="19"/>
              </w:rPr>
              <w:t>?queue=DPS_GENERAL&amp;page_size=50&amp;cursor=&lt;opaque-cursor&gt;"</w:t>
            </w:r>
          </w:p>
        </w:tc>
      </w:tr>
      <w:tr w:rsidR="004528A8" w14:paraId="0E3D0DA1" w14:textId="4B10276F" w:rsidTr="004528A8">
        <w:tblPrEx>
          <w:tblCellMar>
            <w:top w:w="0" w:type="dxa"/>
            <w:bottom w:w="0" w:type="dxa"/>
          </w:tblCellMar>
        </w:tblPrEx>
        <w:trPr>
          <w:cantSplit/>
        </w:trPr>
        <w:tc>
          <w:tcPr>
            <w:tcW w:w="705" w:type="dxa"/>
            <w:tcMar>
              <w:top w:w="60" w:type="dxa"/>
              <w:left w:w="110" w:type="dxa"/>
              <w:bottom w:w="60" w:type="dxa"/>
              <w:right w:w="110" w:type="dxa"/>
            </w:tcMar>
          </w:tcPr>
          <w:p w14:paraId="69D3BB2E" w14:textId="77777777" w:rsidR="004528A8" w:rsidRDefault="004528A8">
            <w:pPr>
              <w:spacing w:before="40" w:after="40" w:line="250" w:lineRule="auto"/>
            </w:pPr>
            <w:r>
              <w:rPr>
                <w:sz w:val="19"/>
                <w:szCs w:val="19"/>
              </w:rPr>
              <w:t>M-3</w:t>
            </w:r>
          </w:p>
        </w:tc>
        <w:tc>
          <w:tcPr>
            <w:tcW w:w="2954" w:type="dxa"/>
            <w:tcMar>
              <w:top w:w="60" w:type="dxa"/>
              <w:left w:w="110" w:type="dxa"/>
              <w:bottom w:w="60" w:type="dxa"/>
              <w:right w:w="110" w:type="dxa"/>
            </w:tcMar>
          </w:tcPr>
          <w:p w14:paraId="7AC0CD17" w14:textId="77777777" w:rsidR="004528A8" w:rsidRDefault="004528A8">
            <w:pPr>
              <w:spacing w:before="40" w:after="40" w:line="250" w:lineRule="auto"/>
            </w:pPr>
            <w:r>
              <w:rPr>
                <w:sz w:val="19"/>
                <w:szCs w:val="19"/>
              </w:rPr>
              <w:t>Does the batch API keep returning the same Uploaded documents until dps_date is set, or is there a watermark or claim mechanism?</w:t>
            </w:r>
          </w:p>
        </w:tc>
        <w:tc>
          <w:tcPr>
            <w:tcW w:w="2536" w:type="dxa"/>
            <w:tcMar>
              <w:top w:w="60" w:type="dxa"/>
              <w:left w:w="110" w:type="dxa"/>
              <w:bottom w:w="60" w:type="dxa"/>
              <w:right w:w="110" w:type="dxa"/>
            </w:tcMar>
          </w:tcPr>
          <w:p w14:paraId="5188F573" w14:textId="77777777" w:rsidR="004528A8" w:rsidRDefault="004528A8">
            <w:pPr>
              <w:spacing w:before="40" w:after="40" w:line="250" w:lineRule="auto"/>
            </w:pPr>
            <w:r>
              <w:rPr>
                <w:sz w:val="19"/>
                <w:szCs w:val="19"/>
              </w:rPr>
              <w:t>Determines whether idempotent upsert is sufficient or a claim is needed</w:t>
            </w:r>
          </w:p>
        </w:tc>
        <w:tc>
          <w:tcPr>
            <w:tcW w:w="4433" w:type="dxa"/>
          </w:tcPr>
          <w:p w14:paraId="45C5A8D0" w14:textId="09B8034A" w:rsidR="004528A8" w:rsidRDefault="004528A8">
            <w:pPr>
              <w:spacing w:before="40" w:after="40" w:line="250" w:lineRule="auto"/>
              <w:rPr>
                <w:sz w:val="19"/>
                <w:szCs w:val="19"/>
              </w:rPr>
            </w:pPr>
            <w:r>
              <w:rPr>
                <w:sz w:val="19"/>
                <w:szCs w:val="19"/>
              </w:rPr>
              <w:t>When batch API is called, it will claimed by AI. So, kind of claim will happen in the Mercury side so that the intake and AI won’t work on the same DMER record. So already processed documents may be part driver documents with dps_date value.</w:t>
            </w:r>
          </w:p>
        </w:tc>
      </w:tr>
      <w:tr w:rsidR="004528A8" w14:paraId="2BA86369" w14:textId="4AEA0516" w:rsidTr="004528A8">
        <w:tblPrEx>
          <w:tblCellMar>
            <w:top w:w="0" w:type="dxa"/>
            <w:bottom w:w="0" w:type="dxa"/>
          </w:tblCellMar>
        </w:tblPrEx>
        <w:trPr>
          <w:cantSplit/>
        </w:trPr>
        <w:tc>
          <w:tcPr>
            <w:tcW w:w="705" w:type="dxa"/>
            <w:shd w:val="clear" w:color="auto" w:fill="EEF3F9"/>
            <w:tcMar>
              <w:top w:w="60" w:type="dxa"/>
              <w:left w:w="110" w:type="dxa"/>
              <w:bottom w:w="60" w:type="dxa"/>
              <w:right w:w="110" w:type="dxa"/>
            </w:tcMar>
          </w:tcPr>
          <w:p w14:paraId="57408C97" w14:textId="77777777" w:rsidR="004528A8" w:rsidRDefault="004528A8">
            <w:pPr>
              <w:spacing w:before="40" w:after="40" w:line="250" w:lineRule="auto"/>
            </w:pPr>
            <w:r>
              <w:rPr>
                <w:sz w:val="19"/>
                <w:szCs w:val="19"/>
              </w:rPr>
              <w:t>M-4</w:t>
            </w:r>
          </w:p>
        </w:tc>
        <w:tc>
          <w:tcPr>
            <w:tcW w:w="2954" w:type="dxa"/>
            <w:shd w:val="clear" w:color="auto" w:fill="EEF3F9"/>
            <w:tcMar>
              <w:top w:w="60" w:type="dxa"/>
              <w:left w:w="110" w:type="dxa"/>
              <w:bottom w:w="60" w:type="dxa"/>
              <w:right w:w="110" w:type="dxa"/>
            </w:tcMar>
          </w:tcPr>
          <w:p w14:paraId="625E520C" w14:textId="77777777" w:rsidR="004528A8" w:rsidRDefault="004528A8">
            <w:pPr>
              <w:spacing w:before="40" w:after="40" w:line="250" w:lineRule="auto"/>
            </w:pPr>
            <w:r>
              <w:rPr>
                <w:sz w:val="19"/>
                <w:szCs w:val="19"/>
              </w:rPr>
              <w:t>Authentication method and network path from Azure to the OpenShift-hosted API — ExpressRoute, or public with an IP allowlist?</w:t>
            </w:r>
          </w:p>
        </w:tc>
        <w:tc>
          <w:tcPr>
            <w:tcW w:w="2536" w:type="dxa"/>
            <w:shd w:val="clear" w:color="auto" w:fill="EEF3F9"/>
            <w:tcMar>
              <w:top w:w="60" w:type="dxa"/>
              <w:left w:w="110" w:type="dxa"/>
              <w:bottom w:w="60" w:type="dxa"/>
              <w:right w:w="110" w:type="dxa"/>
            </w:tcMar>
          </w:tcPr>
          <w:p w14:paraId="577E845A" w14:textId="77777777" w:rsidR="004528A8" w:rsidRDefault="004528A8">
            <w:pPr>
              <w:spacing w:before="40" w:after="40" w:line="250" w:lineRule="auto"/>
            </w:pPr>
            <w:r>
              <w:rPr>
                <w:sz w:val="19"/>
                <w:szCs w:val="19"/>
              </w:rPr>
              <w:t>Networking and Key Vault design</w:t>
            </w:r>
          </w:p>
        </w:tc>
        <w:tc>
          <w:tcPr>
            <w:tcW w:w="4433" w:type="dxa"/>
            <w:shd w:val="clear" w:color="auto" w:fill="EEF3F9"/>
          </w:tcPr>
          <w:p w14:paraId="0ED1E873" w14:textId="7153C3EB" w:rsidR="004528A8" w:rsidRDefault="004528A8">
            <w:pPr>
              <w:spacing w:before="40" w:after="40" w:line="250" w:lineRule="auto"/>
              <w:rPr>
                <w:sz w:val="19"/>
                <w:szCs w:val="19"/>
              </w:rPr>
            </w:pPr>
            <w:r>
              <w:rPr>
                <w:sz w:val="19"/>
                <w:szCs w:val="19"/>
              </w:rPr>
              <w:t>Using express route.</w:t>
            </w:r>
          </w:p>
        </w:tc>
      </w:tr>
      <w:tr w:rsidR="004528A8" w14:paraId="00F075ED" w14:textId="25CF33E2" w:rsidTr="004528A8">
        <w:tblPrEx>
          <w:tblCellMar>
            <w:top w:w="0" w:type="dxa"/>
            <w:bottom w:w="0" w:type="dxa"/>
          </w:tblCellMar>
        </w:tblPrEx>
        <w:trPr>
          <w:cantSplit/>
        </w:trPr>
        <w:tc>
          <w:tcPr>
            <w:tcW w:w="705" w:type="dxa"/>
            <w:tcMar>
              <w:top w:w="60" w:type="dxa"/>
              <w:left w:w="110" w:type="dxa"/>
              <w:bottom w:w="60" w:type="dxa"/>
              <w:right w:w="110" w:type="dxa"/>
            </w:tcMar>
          </w:tcPr>
          <w:p w14:paraId="75FA9081" w14:textId="77777777" w:rsidR="004528A8" w:rsidRDefault="004528A8">
            <w:pPr>
              <w:spacing w:before="40" w:after="40" w:line="250" w:lineRule="auto"/>
            </w:pPr>
            <w:r>
              <w:rPr>
                <w:sz w:val="19"/>
                <w:szCs w:val="19"/>
              </w:rPr>
              <w:t>M-5</w:t>
            </w:r>
          </w:p>
        </w:tc>
        <w:tc>
          <w:tcPr>
            <w:tcW w:w="2954" w:type="dxa"/>
            <w:tcMar>
              <w:top w:w="60" w:type="dxa"/>
              <w:left w:w="110" w:type="dxa"/>
              <w:bottom w:w="60" w:type="dxa"/>
              <w:right w:w="110" w:type="dxa"/>
            </w:tcMar>
          </w:tcPr>
          <w:p w14:paraId="28868B24" w14:textId="77777777" w:rsidR="004528A8" w:rsidRDefault="004528A8">
            <w:pPr>
              <w:spacing w:before="40" w:after="40" w:line="250" w:lineRule="auto"/>
            </w:pPr>
            <w:r>
              <w:rPr>
                <w:sz w:val="19"/>
                <w:szCs w:val="19"/>
              </w:rPr>
              <w:t>Does GET by driver_licence return all document types or only DMERs, and does it include documents whose dps_date is already set?</w:t>
            </w:r>
          </w:p>
        </w:tc>
        <w:tc>
          <w:tcPr>
            <w:tcW w:w="2536" w:type="dxa"/>
            <w:tcMar>
              <w:top w:w="60" w:type="dxa"/>
              <w:left w:w="110" w:type="dxa"/>
              <w:bottom w:w="60" w:type="dxa"/>
              <w:right w:w="110" w:type="dxa"/>
            </w:tcMar>
          </w:tcPr>
          <w:p w14:paraId="4C94BBAB" w14:textId="77777777" w:rsidR="004528A8" w:rsidRDefault="004528A8">
            <w:pPr>
              <w:spacing w:before="40" w:after="40" w:line="250" w:lineRule="auto"/>
            </w:pPr>
            <w:r>
              <w:rPr>
                <w:sz w:val="19"/>
                <w:szCs w:val="19"/>
              </w:rPr>
              <w:t>The completeness check reads this response directly</w:t>
            </w:r>
          </w:p>
        </w:tc>
        <w:tc>
          <w:tcPr>
            <w:tcW w:w="4433" w:type="dxa"/>
          </w:tcPr>
          <w:p w14:paraId="1906301C" w14:textId="201E635F" w:rsidR="004528A8" w:rsidRDefault="004528A8">
            <w:pPr>
              <w:spacing w:before="40" w:after="40" w:line="250" w:lineRule="auto"/>
              <w:rPr>
                <w:sz w:val="19"/>
                <w:szCs w:val="19"/>
              </w:rPr>
            </w:pPr>
            <w:r>
              <w:rPr>
                <w:sz w:val="19"/>
                <w:szCs w:val="19"/>
              </w:rPr>
              <w:t xml:space="preserve">It will return only DMERs.</w:t>
            </w:r>
          </w:p>
        </w:tc>
      </w:tr>
      <w:tr w:rsidR="004528A8" w14:paraId="44FFC085" w14:textId="1D704ED5" w:rsidTr="004528A8">
        <w:tblPrEx>
          <w:tblCellMar>
            <w:top w:w="0" w:type="dxa"/>
            <w:bottom w:w="0" w:type="dxa"/>
          </w:tblCellMar>
        </w:tblPrEx>
        <w:trPr>
          <w:cantSplit/>
        </w:trPr>
        <w:tc>
          <w:tcPr>
            <w:tcW w:w="705" w:type="dxa"/>
            <w:shd w:val="clear" w:color="auto" w:fill="EEF3F9"/>
            <w:tcMar>
              <w:top w:w="60" w:type="dxa"/>
              <w:left w:w="110" w:type="dxa"/>
              <w:bottom w:w="60" w:type="dxa"/>
              <w:right w:w="110" w:type="dxa"/>
            </w:tcMar>
          </w:tcPr>
          <w:p w14:paraId="23E8C0AB" w14:textId="77777777" w:rsidR="004528A8" w:rsidRDefault="004528A8">
            <w:pPr>
              <w:spacing w:before="40" w:after="40" w:line="250" w:lineRule="auto"/>
            </w:pPr>
            <w:r>
              <w:rPr>
                <w:sz w:val="19"/>
                <w:szCs w:val="19"/>
              </w:rPr>
              <w:t>M-6</w:t>
            </w:r>
          </w:p>
        </w:tc>
        <w:tc>
          <w:tcPr>
            <w:tcW w:w="2954" w:type="dxa"/>
            <w:shd w:val="clear" w:color="auto" w:fill="EEF3F9"/>
            <w:tcMar>
              <w:top w:w="60" w:type="dxa"/>
              <w:left w:w="110" w:type="dxa"/>
              <w:bottom w:w="60" w:type="dxa"/>
              <w:right w:w="110" w:type="dxa"/>
            </w:tcMar>
          </w:tcPr>
          <w:p w14:paraId="3334231C" w14:textId="77777777" w:rsidR="004528A8" w:rsidRDefault="004528A8">
            <w:pPr>
              <w:spacing w:before="40" w:after="40" w:line="250" w:lineRule="auto"/>
            </w:pPr>
            <w:r>
              <w:rPr>
                <w:sz w:val="19"/>
                <w:szCs w:val="19"/>
              </w:rPr>
              <w:t>Do the POST / PUT endpoints accept an idempotency key, and what is the behaviour on duplicate submit?</w:t>
            </w:r>
          </w:p>
        </w:tc>
        <w:tc>
          <w:tcPr>
            <w:tcW w:w="2536" w:type="dxa"/>
            <w:shd w:val="clear" w:color="auto" w:fill="EEF3F9"/>
            <w:tcMar>
              <w:top w:w="60" w:type="dxa"/>
              <w:left w:w="110" w:type="dxa"/>
              <w:bottom w:w="60" w:type="dxa"/>
              <w:right w:w="110" w:type="dxa"/>
            </w:tcMar>
          </w:tcPr>
          <w:p w14:paraId="7233B6FB" w14:textId="77777777" w:rsidR="004528A8" w:rsidRDefault="004528A8">
            <w:pPr>
              <w:spacing w:before="40" w:after="40" w:line="250" w:lineRule="auto"/>
            </w:pPr>
            <w:r>
              <w:rPr>
                <w:sz w:val="19"/>
                <w:szCs w:val="19"/>
              </w:rPr>
              <w:t>The outbox retry loop depends on safe repetition</w:t>
            </w:r>
          </w:p>
        </w:tc>
        <w:tc>
          <w:tcPr>
            <w:tcW w:w="4433" w:type="dxa"/>
            <w:shd w:val="clear" w:color="auto" w:fill="EEF3F9"/>
          </w:tcPr>
          <w:p w14:paraId="788CFEBE" w14:textId="7BAED55D" w:rsidR="004528A8" w:rsidRDefault="004528A8">
            <w:pPr>
              <w:spacing w:before="40" w:after="40" w:line="250" w:lineRule="auto"/>
              <w:rPr>
                <w:sz w:val="19"/>
                <w:szCs w:val="19"/>
              </w:rPr>
            </w:pPr>
            <w:r>
              <w:rPr>
                <w:sz w:val="19"/>
                <w:szCs w:val="19"/>
              </w:rPr>
              <w:t>I’ll share the structure of POST/PUT API later.</w:t>
            </w:r>
          </w:p>
        </w:tc>
      </w:tr>
      <w:tr w:rsidR="004528A8" w14:paraId="4710E866" w14:textId="5415B629" w:rsidTr="004528A8">
        <w:tblPrEx>
          <w:tblCellMar>
            <w:top w:w="0" w:type="dxa"/>
            <w:bottom w:w="0" w:type="dxa"/>
          </w:tblCellMar>
        </w:tblPrEx>
        <w:trPr>
          <w:cantSplit/>
        </w:trPr>
        <w:tc>
          <w:tcPr>
            <w:tcW w:w="705" w:type="dxa"/>
            <w:tcMar>
              <w:top w:w="60" w:type="dxa"/>
              <w:left w:w="110" w:type="dxa"/>
              <w:bottom w:w="60" w:type="dxa"/>
              <w:right w:w="110" w:type="dxa"/>
            </w:tcMar>
          </w:tcPr>
          <w:p w14:paraId="22897DD1" w14:textId="77777777" w:rsidR="004528A8" w:rsidRDefault="004528A8">
            <w:pPr>
              <w:spacing w:before="40" w:after="40" w:line="250" w:lineRule="auto"/>
            </w:pPr>
            <w:r>
              <w:rPr>
                <w:sz w:val="19"/>
                <w:szCs w:val="19"/>
              </w:rPr>
              <w:t>M-7</w:t>
            </w:r>
          </w:p>
        </w:tc>
        <w:tc>
          <w:tcPr>
            <w:tcW w:w="2954" w:type="dxa"/>
            <w:tcMar>
              <w:top w:w="60" w:type="dxa"/>
              <w:left w:w="110" w:type="dxa"/>
              <w:bottom w:w="60" w:type="dxa"/>
              <w:right w:w="110" w:type="dxa"/>
            </w:tcMar>
          </w:tcPr>
          <w:p w14:paraId="0FAC8A0E" w14:textId="77777777" w:rsidR="004528A8" w:rsidRDefault="004528A8">
            <w:pPr>
              <w:spacing w:before="40" w:after="40" w:line="250" w:lineRule="auto"/>
            </w:pPr>
            <w:r>
              <w:rPr>
                <w:sz w:val="19"/>
                <w:szCs w:val="19"/>
              </w:rPr>
              <w:t>Is document_guid stable across a re-upload of the same physical document?</w:t>
            </w:r>
          </w:p>
        </w:tc>
        <w:tc>
          <w:tcPr>
            <w:tcW w:w="2536" w:type="dxa"/>
            <w:tcMar>
              <w:top w:w="60" w:type="dxa"/>
              <w:left w:w="110" w:type="dxa"/>
              <w:bottom w:w="60" w:type="dxa"/>
              <w:right w:w="110" w:type="dxa"/>
            </w:tcMar>
          </w:tcPr>
          <w:p w14:paraId="6938E75E" w14:textId="77777777" w:rsidR="004528A8" w:rsidRDefault="004528A8">
            <w:pPr>
              <w:spacing w:before="40" w:after="40" w:line="250" w:lineRule="auto"/>
            </w:pPr>
            <w:r>
              <w:rPr>
                <w:sz w:val="19"/>
                <w:szCs w:val="19"/>
              </w:rPr>
              <w:t>Determines whether document_guid is a safe unique key</w:t>
            </w:r>
          </w:p>
        </w:tc>
        <w:tc>
          <w:tcPr>
            <w:tcW w:w="4433" w:type="dxa"/>
          </w:tcPr>
          <w:p w14:paraId="5FFA158A" w14:textId="3C902E91" w:rsidR="004528A8" w:rsidRDefault="004528A8">
            <w:pPr>
              <w:spacing w:before="40" w:after="40" w:line="250" w:lineRule="auto"/>
              <w:rPr>
                <w:sz w:val="19"/>
                <w:szCs w:val="19"/>
              </w:rPr>
            </w:pPr>
            <w:r>
              <w:rPr>
                <w:sz w:val="19"/>
                <w:szCs w:val="19"/>
              </w:rPr>
              <w:t>It may not be. The reuploaded document may be part of the same driver and case, but not the same guid.</w:t>
            </w:r>
          </w:p>
        </w:tc>
      </w:tr>
      <w:tr w:rsidR="004528A8" w14:paraId="25C9794E" w14:textId="18193663" w:rsidTr="004528A8">
        <w:tblPrEx>
          <w:tblCellMar>
            <w:top w:w="0" w:type="dxa"/>
            <w:bottom w:w="0" w:type="dxa"/>
          </w:tblCellMar>
        </w:tblPrEx>
        <w:trPr>
          <w:cantSplit/>
        </w:trPr>
        <w:tc>
          <w:tcPr>
            <w:tcW w:w="705" w:type="dxa"/>
            <w:shd w:val="clear" w:color="auto" w:fill="EEF3F9"/>
            <w:tcMar>
              <w:top w:w="60" w:type="dxa"/>
              <w:left w:w="110" w:type="dxa"/>
              <w:bottom w:w="60" w:type="dxa"/>
              <w:right w:w="110" w:type="dxa"/>
            </w:tcMar>
          </w:tcPr>
          <w:p w14:paraId="6EB0766E" w14:textId="77777777" w:rsidR="004528A8" w:rsidRDefault="004528A8">
            <w:pPr>
              <w:spacing w:before="40" w:after="40" w:line="250" w:lineRule="auto"/>
            </w:pPr>
            <w:r>
              <w:rPr>
                <w:sz w:val="19"/>
                <w:szCs w:val="19"/>
              </w:rPr>
              <w:t>M-8</w:t>
            </w:r>
          </w:p>
        </w:tc>
        <w:tc>
          <w:tcPr>
            <w:tcW w:w="2954" w:type="dxa"/>
            <w:shd w:val="clear" w:color="auto" w:fill="EEF3F9"/>
            <w:tcMar>
              <w:top w:w="60" w:type="dxa"/>
              <w:left w:w="110" w:type="dxa"/>
              <w:bottom w:w="60" w:type="dxa"/>
              <w:right w:w="110" w:type="dxa"/>
            </w:tcMar>
          </w:tcPr>
          <w:p w14:paraId="02BC50F3" w14:textId="77777777" w:rsidR="004528A8" w:rsidRDefault="004528A8">
            <w:pPr>
              <w:spacing w:before="40" w:after="40" w:line="250" w:lineRule="auto"/>
            </w:pPr>
            <w:r>
              <w:rPr>
                <w:sz w:val="19"/>
                <w:szCs w:val="19"/>
              </w:rPr>
              <w:t>Does Mercury emit events for new DMERs, and what is the delivery guarantee?</w:t>
            </w:r>
          </w:p>
        </w:tc>
        <w:tc>
          <w:tcPr>
            <w:tcW w:w="2536" w:type="dxa"/>
            <w:shd w:val="clear" w:color="auto" w:fill="EEF3F9"/>
            <w:tcMar>
              <w:top w:w="60" w:type="dxa"/>
              <w:left w:w="110" w:type="dxa"/>
              <w:bottom w:w="60" w:type="dxa"/>
              <w:right w:w="110" w:type="dxa"/>
            </w:tcMar>
          </w:tcPr>
          <w:p w14:paraId="0D7A3ED7" w14:textId="77777777" w:rsidR="004528A8" w:rsidRDefault="004528A8">
            <w:pPr>
              <w:spacing w:before="40" w:after="40" w:line="250" w:lineRule="auto"/>
            </w:pPr>
            <w:r>
              <w:rPr>
                <w:sz w:val="19"/>
                <w:szCs w:val="19"/>
              </w:rPr>
              <w:t>Determines whether the webhook path is built now or later</w:t>
            </w:r>
          </w:p>
        </w:tc>
        <w:tc>
          <w:tcPr>
            <w:tcW w:w="4433" w:type="dxa"/>
            <w:shd w:val="clear" w:color="auto" w:fill="EEF3F9"/>
          </w:tcPr>
          <w:p w14:paraId="1A4832FB" w14:textId="778EE8CA" w:rsidR="004528A8" w:rsidRDefault="004528A8">
            <w:pPr>
              <w:spacing w:before="40" w:after="40" w:line="250" w:lineRule="auto"/>
              <w:rPr>
                <w:sz w:val="19"/>
                <w:szCs w:val="19"/>
              </w:rPr>
            </w:pPr>
            <w:r>
              <w:rPr>
                <w:sz w:val="19"/>
                <w:szCs w:val="19"/>
              </w:rPr>
              <w:t>So far it won’t.</w:t>
            </w:r>
          </w:p>
        </w:tc>
      </w:tr>
      <w:tr w:rsidR="004528A8" w14:paraId="1AD7D19A" w14:textId="5ED897CE" w:rsidTr="004528A8">
        <w:tblPrEx>
          <w:tblCellMar>
            <w:top w:w="0" w:type="dxa"/>
            <w:bottom w:w="0" w:type="dxa"/>
          </w:tblCellMar>
        </w:tblPrEx>
        <w:trPr>
          <w:cantSplit/>
        </w:trPr>
        <w:tc>
          <w:tcPr>
            <w:tcW w:w="705" w:type="dxa"/>
            <w:tcMar>
              <w:top w:w="60" w:type="dxa"/>
              <w:left w:w="110" w:type="dxa"/>
              <w:bottom w:w="60" w:type="dxa"/>
              <w:right w:w="110" w:type="dxa"/>
            </w:tcMar>
          </w:tcPr>
          <w:p w14:paraId="3D3F5C7C" w14:textId="77777777" w:rsidR="004528A8" w:rsidRDefault="004528A8">
            <w:pPr>
              <w:spacing w:before="40" w:after="40" w:line="250" w:lineRule="auto"/>
            </w:pPr>
            <w:r>
              <w:rPr>
                <w:sz w:val="19"/>
                <w:szCs w:val="19"/>
              </w:rPr>
              <w:t>M-9</w:t>
            </w:r>
          </w:p>
        </w:tc>
        <w:tc>
          <w:tcPr>
            <w:tcW w:w="2954" w:type="dxa"/>
            <w:tcMar>
              <w:top w:w="60" w:type="dxa"/>
              <w:left w:w="110" w:type="dxa"/>
              <w:bottom w:w="60" w:type="dxa"/>
              <w:right w:w="110" w:type="dxa"/>
            </w:tcMar>
          </w:tcPr>
          <w:p w14:paraId="42CBCEE6" w14:textId="77777777" w:rsidR="004528A8" w:rsidRDefault="004528A8">
            <w:pPr>
              <w:spacing w:before="40" w:after="40" w:line="250" w:lineRule="auto"/>
            </w:pPr>
            <w:r>
              <w:rPr>
                <w:sz w:val="19"/>
                <w:szCs w:val="19"/>
              </w:rPr>
              <w:t>Are there cases of multiple DMERs in one PDF, or one DMER split across several files?</w:t>
            </w:r>
          </w:p>
        </w:tc>
        <w:tc>
          <w:tcPr>
            <w:tcW w:w="2536" w:type="dxa"/>
            <w:tcMar>
              <w:top w:w="60" w:type="dxa"/>
              <w:left w:w="110" w:type="dxa"/>
              <w:bottom w:w="60" w:type="dxa"/>
              <w:right w:w="110" w:type="dxa"/>
            </w:tcMar>
          </w:tcPr>
          <w:p w14:paraId="1FCD1CD5" w14:textId="77777777" w:rsidR="004528A8" w:rsidRDefault="004528A8">
            <w:pPr>
              <w:spacing w:before="40" w:after="40" w:line="250" w:lineRule="auto"/>
            </w:pPr>
            <w:r>
              <w:rPr>
                <w:sz w:val="19"/>
                <w:szCs w:val="19"/>
              </w:rPr>
              <w:t>Either case breaks the one-document-one-decision assumption</w:t>
            </w:r>
          </w:p>
        </w:tc>
        <w:tc>
          <w:tcPr>
            <w:tcW w:w="4433" w:type="dxa"/>
          </w:tcPr>
          <w:p w14:paraId="3644A4C2" w14:textId="44E4BDBD" w:rsidR="004528A8" w:rsidRDefault="004528A8">
            <w:pPr>
              <w:spacing w:before="40" w:after="40" w:line="250" w:lineRule="auto"/>
              <w:rPr>
                <w:sz w:val="19"/>
                <w:szCs w:val="19"/>
              </w:rPr>
            </w:pPr>
            <w:r>
              <w:rPr>
                <w:sz w:val="19"/>
                <w:szCs w:val="19"/>
              </w:rPr>
              <w:t xml:space="preserve">No, there won’t be multiple DMERs in one PDF. One pdf per DMER. Also, there won’t be one DMER split across several files.</w:t>
            </w:r>
          </w:p>
        </w:tc>
      </w:tr>
      <w:tr w:rsidR="004528A8" w14:paraId="028ABFB4" w14:textId="0271880A" w:rsidTr="004528A8">
        <w:tblPrEx>
          <w:tblCellMar>
            <w:top w:w="0" w:type="dxa"/>
            <w:bottom w:w="0" w:type="dxa"/>
          </w:tblCellMar>
        </w:tblPrEx>
        <w:trPr>
          <w:cantSplit/>
        </w:trPr>
        <w:tc>
          <w:tcPr>
            <w:tcW w:w="705" w:type="dxa"/>
            <w:shd w:val="clear" w:color="auto" w:fill="EEF3F9"/>
            <w:tcMar>
              <w:top w:w="60" w:type="dxa"/>
              <w:left w:w="110" w:type="dxa"/>
              <w:bottom w:w="60" w:type="dxa"/>
              <w:right w:w="110" w:type="dxa"/>
            </w:tcMar>
          </w:tcPr>
          <w:p w14:paraId="6490B997" w14:textId="77777777" w:rsidR="004528A8" w:rsidRDefault="004528A8">
            <w:pPr>
              <w:spacing w:before="40" w:after="40" w:line="250" w:lineRule="auto"/>
            </w:pPr>
            <w:r>
              <w:rPr>
                <w:sz w:val="19"/>
                <w:szCs w:val="19"/>
              </w:rPr>
              <w:t>M-10</w:t>
            </w:r>
          </w:p>
        </w:tc>
        <w:tc>
          <w:tcPr>
            <w:tcW w:w="2954" w:type="dxa"/>
            <w:shd w:val="clear" w:color="auto" w:fill="EEF3F9"/>
            <w:tcMar>
              <w:top w:w="60" w:type="dxa"/>
              <w:left w:w="110" w:type="dxa"/>
              <w:bottom w:w="60" w:type="dxa"/>
              <w:right w:w="110" w:type="dxa"/>
            </w:tcMar>
          </w:tcPr>
          <w:p w14:paraId="1F2CBBFC" w14:textId="77777777" w:rsidR="004528A8" w:rsidRDefault="004528A8">
            <w:pPr>
              <w:spacing w:before="40" w:after="40" w:line="250" w:lineRule="auto"/>
            </w:pPr>
            <w:r>
              <w:rPr>
                <w:sz w:val="19"/>
                <w:szCs w:val="19"/>
              </w:rPr>
              <w:t>What is the expected concurrent load and any throttling on the write APIs?</w:t>
            </w:r>
          </w:p>
        </w:tc>
        <w:tc>
          <w:tcPr>
            <w:tcW w:w="2536" w:type="dxa"/>
            <w:shd w:val="clear" w:color="auto" w:fill="EEF3F9"/>
            <w:tcMar>
              <w:top w:w="60" w:type="dxa"/>
              <w:left w:w="110" w:type="dxa"/>
              <w:bottom w:w="60" w:type="dxa"/>
              <w:right w:w="110" w:type="dxa"/>
            </w:tcMar>
          </w:tcPr>
          <w:p w14:paraId="12347C21" w14:textId="77777777" w:rsidR="004528A8" w:rsidRDefault="004528A8">
            <w:pPr>
              <w:spacing w:before="40" w:after="40" w:line="250" w:lineRule="auto"/>
            </w:pPr>
            <w:r>
              <w:rPr>
                <w:sz w:val="19"/>
                <w:szCs w:val="19"/>
              </w:rPr>
              <w:t>Sets outbox publisher concurrency</w:t>
            </w:r>
          </w:p>
        </w:tc>
        <w:tc>
          <w:tcPr>
            <w:tcW w:w="4433" w:type="dxa"/>
            <w:shd w:val="clear" w:color="auto" w:fill="EEF3F9"/>
          </w:tcPr>
          <w:p w14:paraId="587C87C7" w14:textId="248EC619" w:rsidR="004528A8" w:rsidRDefault="004528A8">
            <w:pPr>
              <w:spacing w:before="40" w:after="40" w:line="250" w:lineRule="auto"/>
              <w:rPr>
                <w:sz w:val="19"/>
                <w:szCs w:val="19"/>
              </w:rPr>
            </w:pPr>
            <w:r>
              <w:rPr>
                <w:sz w:val="19"/>
                <w:szCs w:val="19"/>
              </w:rPr>
              <w:t>Not sure. Need confirmation from Mercury team.</w:t>
            </w:r>
          </w:p>
        </w:tc>
      </w:tr>
    </w:tbl>
    <w:p w14:paraId="1FE91B55" w14:textId="77777777" w:rsidR="00FB4191" w:rsidRDefault="00000000">
      <w:r>
        <w:br w:type="page"/>
      </w:r>
    </w:p>
    <w:p w14:paraId="4CCA5589" w14:textId="77777777" w:rsidR="00FB4191" w:rsidRDefault="00000000">
      <w:pPr>
        <w:pStyle w:val="Heading1"/>
        <w:spacing w:after="130"/>
      </w:pPr>
      <w:bookmarkStart w:id="49" w:name="_Toc240729622"/>
      <w:r>
        <w:lastRenderedPageBreak/>
        <w:t>11.  Suggested build sequence</w:t>
      </w:r>
      <w:bookmarkEnd w:id="49"/>
    </w:p>
    <w:p w14:paraId="09404875" w14:textId="77777777" w:rsidR="00FB4191" w:rsidRDefault="00000000">
      <w:pPr>
        <w:spacing w:after="130" w:line="276" w:lineRule="auto"/>
      </w:pPr>
      <w:r>
        <w:t>Ordered so that each phase is independently testable and the riskiest unknowns are hit early.</w:t>
      </w:r>
    </w:p>
    <w:tbl>
      <w:tblPr>
        <w:tblW w:w="9360" w:type="dxa"/>
        <w:tblBorders>
          <w:top w:val="single" w:sz="3" w:space="0" w:color="B7C4D4"/>
          <w:left w:val="single" w:sz="3" w:space="0" w:color="B7C4D4"/>
          <w:bottom w:val="single" w:sz="3" w:space="0" w:color="B7C4D4"/>
          <w:right w:val="single" w:sz="3" w:space="0" w:color="B7C4D4"/>
          <w:insideH w:val="single" w:sz="3" w:space="0" w:color="D3DCE6"/>
          <w:insideV w:val="single" w:sz="3" w:space="0" w:color="D3DCE6"/>
        </w:tblBorders>
        <w:tblCellMar>
          <w:left w:w="10" w:type="dxa"/>
          <w:right w:w="10" w:type="dxa"/>
        </w:tblCellMar>
        <w:tblLook w:val="0000" w:firstRow="0" w:lastRow="0" w:firstColumn="0" w:lastColumn="0" w:noHBand="0" w:noVBand="0"/>
      </w:tblPr>
      <w:tblGrid>
        <w:gridCol w:w="19"/>
        <w:gridCol w:w="1079"/>
        <w:gridCol w:w="2895"/>
        <w:gridCol w:w="5348"/>
        <w:gridCol w:w="19"/>
      </w:tblGrid>
      <w:tr w:rsidR="00FB4191" w14:paraId="4F1929D7" w14:textId="77777777">
        <w:tblPrEx>
          <w:tblCellMar>
            <w:top w:w="0" w:type="dxa"/>
            <w:bottom w:w="0" w:type="dxa"/>
          </w:tblCellMar>
        </w:tblPrEx>
        <w:trPr>
          <w:gridAfter w:val="1"/>
          <w:wAfter w:w="19" w:type="dxa"/>
          <w:cantSplit/>
          <w:tblHeader/>
        </w:trPr>
        <w:tc>
          <w:tcPr>
            <w:tcW w:w="1100" w:type="dxa"/>
            <w:gridSpan w:val="2"/>
            <w:shd w:val="clear" w:color="auto" w:fill="1F4E79"/>
            <w:tcMar>
              <w:top w:w="60" w:type="dxa"/>
              <w:left w:w="110" w:type="dxa"/>
              <w:bottom w:w="60" w:type="dxa"/>
              <w:right w:w="110" w:type="dxa"/>
            </w:tcMar>
          </w:tcPr>
          <w:p w14:paraId="02286243" w14:textId="77777777" w:rsidR="00FB4191" w:rsidRDefault="00000000">
            <w:pPr>
              <w:spacing w:before="40" w:after="40" w:line="250" w:lineRule="auto"/>
            </w:pPr>
            <w:r>
              <w:rPr>
                <w:b/>
                <w:bCs/>
                <w:color w:val="FFFFFF"/>
                <w:sz w:val="19"/>
                <w:szCs w:val="19"/>
              </w:rPr>
              <w:t>Phase</w:t>
            </w:r>
          </w:p>
        </w:tc>
        <w:tc>
          <w:tcPr>
            <w:tcW w:w="2900" w:type="dxa"/>
            <w:shd w:val="clear" w:color="auto" w:fill="1F4E79"/>
            <w:tcMar>
              <w:top w:w="60" w:type="dxa"/>
              <w:left w:w="110" w:type="dxa"/>
              <w:bottom w:w="60" w:type="dxa"/>
              <w:right w:w="110" w:type="dxa"/>
            </w:tcMar>
          </w:tcPr>
          <w:p w14:paraId="624E48D4" w14:textId="77777777" w:rsidR="00FB4191" w:rsidRDefault="00000000">
            <w:pPr>
              <w:spacing w:before="40" w:after="40" w:line="250" w:lineRule="auto"/>
            </w:pPr>
            <w:r>
              <w:rPr>
                <w:b/>
                <w:bCs/>
                <w:color w:val="FFFFFF"/>
                <w:sz w:val="19"/>
                <w:szCs w:val="19"/>
              </w:rPr>
              <w:t>Scope</w:t>
            </w:r>
          </w:p>
        </w:tc>
        <w:tc>
          <w:tcPr>
            <w:tcW w:w="5360" w:type="dxa"/>
            <w:shd w:val="clear" w:color="auto" w:fill="1F4E79"/>
            <w:tcMar>
              <w:top w:w="60" w:type="dxa"/>
              <w:left w:w="110" w:type="dxa"/>
              <w:bottom w:w="60" w:type="dxa"/>
              <w:right w:w="110" w:type="dxa"/>
            </w:tcMar>
          </w:tcPr>
          <w:p w14:paraId="704CD876" w14:textId="77777777" w:rsidR="00FB4191" w:rsidRDefault="00000000">
            <w:pPr>
              <w:spacing w:before="40" w:after="40" w:line="250" w:lineRule="auto"/>
            </w:pPr>
            <w:r>
              <w:rPr>
                <w:b/>
                <w:bCs/>
                <w:color w:val="FFFFFF"/>
                <w:sz w:val="19"/>
                <w:szCs w:val="19"/>
              </w:rPr>
              <w:t>Exit criteria</w:t>
            </w:r>
          </w:p>
        </w:tc>
      </w:tr>
      <w:tr w:rsidR="00FB4191" w14:paraId="6314931E" w14:textId="77777777">
        <w:tblPrEx>
          <w:tblCellMar>
            <w:top w:w="0" w:type="dxa"/>
            <w:bottom w:w="0" w:type="dxa"/>
          </w:tblCellMar>
        </w:tblPrEx>
        <w:trPr>
          <w:gridAfter w:val="1"/>
          <w:wAfter w:w="19" w:type="dxa"/>
          <w:cantSplit/>
        </w:trPr>
        <w:tc>
          <w:tcPr>
            <w:tcW w:w="1100" w:type="dxa"/>
            <w:gridSpan w:val="2"/>
            <w:tcMar>
              <w:top w:w="60" w:type="dxa"/>
              <w:left w:w="110" w:type="dxa"/>
              <w:bottom w:w="60" w:type="dxa"/>
              <w:right w:w="110" w:type="dxa"/>
            </w:tcMar>
          </w:tcPr>
          <w:p w14:paraId="13670A6E" w14:textId="77777777" w:rsidR="00FB4191" w:rsidRDefault="00000000">
            <w:pPr>
              <w:spacing w:before="40" w:after="40" w:line="250" w:lineRule="auto"/>
            </w:pPr>
            <w:r>
              <w:rPr>
                <w:sz w:val="19"/>
                <w:szCs w:val="19"/>
              </w:rPr>
              <w:t>1</w:t>
            </w:r>
          </w:p>
        </w:tc>
        <w:tc>
          <w:tcPr>
            <w:tcW w:w="2900" w:type="dxa"/>
            <w:tcMar>
              <w:top w:w="60" w:type="dxa"/>
              <w:left w:w="110" w:type="dxa"/>
              <w:bottom w:w="60" w:type="dxa"/>
              <w:right w:w="110" w:type="dxa"/>
            </w:tcMar>
          </w:tcPr>
          <w:p w14:paraId="7307D1F5" w14:textId="77777777" w:rsidR="00FB4191" w:rsidRDefault="00000000">
            <w:pPr>
              <w:spacing w:before="40" w:after="40" w:line="250" w:lineRule="auto"/>
            </w:pPr>
            <w:r>
              <w:rPr>
                <w:sz w:val="19"/>
                <w:szCs w:val="19"/>
              </w:rPr>
              <w:t>Schema, Mercury integration spike, ingest</w:t>
            </w:r>
          </w:p>
        </w:tc>
        <w:tc>
          <w:tcPr>
            <w:tcW w:w="5360" w:type="dxa"/>
            <w:tcMar>
              <w:top w:w="60" w:type="dxa"/>
              <w:left w:w="110" w:type="dxa"/>
              <w:bottom w:w="60" w:type="dxa"/>
              <w:right w:w="110" w:type="dxa"/>
            </w:tcMar>
          </w:tcPr>
          <w:p w14:paraId="0E0EA675" w14:textId="77777777" w:rsidR="00FB4191" w:rsidRDefault="00000000">
            <w:pPr>
              <w:spacing w:before="40" w:after="40" w:line="250" w:lineRule="auto"/>
            </w:pPr>
            <w:r>
              <w:rPr>
                <w:sz w:val="19"/>
                <w:szCs w:val="19"/>
              </w:rPr>
              <w:t>Poller and ingest function move documents from the batch API into raw-dmer and Postgres idempotently; re-running the poller creates no duplicates; M-1 to M-4 answered</w:t>
            </w:r>
          </w:p>
        </w:tc>
      </w:tr>
      <w:tr w:rsidR="00FB4191" w14:paraId="352394A2" w14:textId="77777777">
        <w:tblPrEx>
          <w:tblCellMar>
            <w:top w:w="0" w:type="dxa"/>
            <w:bottom w:w="0" w:type="dxa"/>
          </w:tblCellMar>
        </w:tblPrEx>
        <w:trPr>
          <w:gridAfter w:val="1"/>
          <w:wAfter w:w="19" w:type="dxa"/>
          <w:cantSplit/>
        </w:trPr>
        <w:tc>
          <w:tcPr>
            <w:tcW w:w="1100" w:type="dxa"/>
            <w:gridSpan w:val="2"/>
            <w:shd w:val="clear" w:color="auto" w:fill="EEF3F9"/>
            <w:tcMar>
              <w:top w:w="60" w:type="dxa"/>
              <w:left w:w="110" w:type="dxa"/>
              <w:bottom w:w="60" w:type="dxa"/>
              <w:right w:w="110" w:type="dxa"/>
            </w:tcMar>
          </w:tcPr>
          <w:p w14:paraId="275CE414" w14:textId="77777777" w:rsidR="00FB4191" w:rsidRDefault="00000000">
            <w:pPr>
              <w:spacing w:before="40" w:after="40" w:line="250" w:lineRule="auto"/>
            </w:pPr>
            <w:r>
              <w:rPr>
                <w:sz w:val="19"/>
                <w:szCs w:val="19"/>
              </w:rPr>
              <w:t>2</w:t>
            </w:r>
          </w:p>
        </w:tc>
        <w:tc>
          <w:tcPr>
            <w:tcW w:w="2900" w:type="dxa"/>
            <w:shd w:val="clear" w:color="auto" w:fill="EEF3F9"/>
            <w:tcMar>
              <w:top w:w="60" w:type="dxa"/>
              <w:left w:w="110" w:type="dxa"/>
              <w:bottom w:w="60" w:type="dxa"/>
              <w:right w:w="110" w:type="dxa"/>
            </w:tcMar>
          </w:tcPr>
          <w:p w14:paraId="31A6A89C" w14:textId="77777777" w:rsidR="00FB4191" w:rsidRDefault="00000000">
            <w:pPr>
              <w:spacing w:before="40" w:after="40" w:line="250" w:lineRule="auto"/>
            </w:pPr>
            <w:r>
              <w:rPr>
                <w:sz w:val="19"/>
                <w:szCs w:val="19"/>
              </w:rPr>
              <w:t>Extraction processor</w:t>
            </w:r>
          </w:p>
        </w:tc>
        <w:tc>
          <w:tcPr>
            <w:tcW w:w="5360" w:type="dxa"/>
            <w:shd w:val="clear" w:color="auto" w:fill="EEF3F9"/>
            <w:tcMar>
              <w:top w:w="60" w:type="dxa"/>
              <w:left w:w="110" w:type="dxa"/>
              <w:bottom w:w="60" w:type="dxa"/>
              <w:right w:w="110" w:type="dxa"/>
            </w:tcMar>
          </w:tcPr>
          <w:p w14:paraId="619F3E3D" w14:textId="77777777" w:rsidR="00FB4191" w:rsidRDefault="00000000">
            <w:pPr>
              <w:spacing w:before="40" w:after="40" w:line="250" w:lineRule="auto"/>
            </w:pPr>
            <w:r>
              <w:rPr>
                <w:sz w:val="19"/>
                <w:szCs w:val="19"/>
              </w:rPr>
              <w:t>Combined JSON produced for a representative sample including cut-off and handwritten-heavy forms; cut-off flags validated against a manually labelled set; driver_key resolution working when Mercury returns no driver</w:t>
            </w:r>
          </w:p>
        </w:tc>
      </w:tr>
      <w:tr w:rsidR="00FB4191" w14:paraId="0BE9D69E" w14:textId="77777777">
        <w:tblPrEx>
          <w:tblCellMar>
            <w:top w:w="0" w:type="dxa"/>
            <w:bottom w:w="0" w:type="dxa"/>
          </w:tblCellMar>
        </w:tblPrEx>
        <w:trPr>
          <w:gridAfter w:val="1"/>
          <w:wAfter w:w="19" w:type="dxa"/>
          <w:cantSplit/>
        </w:trPr>
        <w:tc>
          <w:tcPr>
            <w:tcW w:w="1100" w:type="dxa"/>
            <w:gridSpan w:val="2"/>
            <w:tcMar>
              <w:top w:w="60" w:type="dxa"/>
              <w:left w:w="110" w:type="dxa"/>
              <w:bottom w:w="60" w:type="dxa"/>
              <w:right w:w="110" w:type="dxa"/>
            </w:tcMar>
          </w:tcPr>
          <w:p w14:paraId="3109E8F6" w14:textId="77777777" w:rsidR="00FB4191" w:rsidRDefault="00000000">
            <w:pPr>
              <w:spacing w:before="40" w:after="40" w:line="250" w:lineRule="auto"/>
            </w:pPr>
            <w:r>
              <w:rPr>
                <w:sz w:val="19"/>
                <w:szCs w:val="19"/>
              </w:rPr>
              <w:t>3</w:t>
            </w:r>
          </w:p>
        </w:tc>
        <w:tc>
          <w:tcPr>
            <w:tcW w:w="2900" w:type="dxa"/>
            <w:tcMar>
              <w:top w:w="60" w:type="dxa"/>
              <w:left w:w="110" w:type="dxa"/>
              <w:bottom w:w="60" w:type="dxa"/>
              <w:right w:w="110" w:type="dxa"/>
            </w:tcMar>
          </w:tcPr>
          <w:p w14:paraId="643B0499" w14:textId="77777777" w:rsidR="00FB4191" w:rsidRDefault="00000000">
            <w:pPr>
              <w:spacing w:before="40" w:after="40" w:line="250" w:lineRule="auto"/>
            </w:pPr>
            <w:r>
              <w:rPr>
                <w:sz w:val="19"/>
                <w:szCs w:val="19"/>
              </w:rPr>
              <w:t>Document orchestration</w:t>
            </w:r>
          </w:p>
        </w:tc>
        <w:tc>
          <w:tcPr>
            <w:tcW w:w="5360" w:type="dxa"/>
            <w:tcMar>
              <w:top w:w="60" w:type="dxa"/>
              <w:left w:w="110" w:type="dxa"/>
              <w:bottom w:w="60" w:type="dxa"/>
              <w:right w:w="110" w:type="dxa"/>
            </w:tcMar>
          </w:tcPr>
          <w:p w14:paraId="472C5C9D" w14:textId="77777777" w:rsidR="00FB4191" w:rsidRDefault="00000000">
            <w:pPr>
              <w:spacing w:before="40" w:after="40" w:line="250" w:lineRule="auto"/>
            </w:pPr>
            <w:r>
              <w:rPr>
                <w:sz w:val="19"/>
                <w:szCs w:val="19"/>
              </w:rPr>
              <w:t>Normalize and rule engine activities running end to end; rule_evaluation populated with full outcome lists and rules_version</w:t>
            </w:r>
          </w:p>
        </w:tc>
      </w:tr>
      <w:tr w:rsidR="00FB4191" w14:paraId="55500F8B" w14:textId="77777777">
        <w:tblPrEx>
          <w:tblCellMar>
            <w:top w:w="0" w:type="dxa"/>
            <w:bottom w:w="0" w:type="dxa"/>
          </w:tblCellMar>
        </w:tblPrEx>
        <w:trPr>
          <w:gridAfter w:val="1"/>
          <w:wAfter w:w="19" w:type="dxa"/>
          <w:cantSplit/>
        </w:trPr>
        <w:tc>
          <w:tcPr>
            <w:tcW w:w="1100" w:type="dxa"/>
            <w:gridSpan w:val="2"/>
            <w:shd w:val="clear" w:color="auto" w:fill="EEF3F9"/>
            <w:tcMar>
              <w:top w:w="60" w:type="dxa"/>
              <w:left w:w="110" w:type="dxa"/>
              <w:bottom w:w="60" w:type="dxa"/>
              <w:right w:w="110" w:type="dxa"/>
            </w:tcMar>
          </w:tcPr>
          <w:p w14:paraId="24DB2E3D" w14:textId="77777777" w:rsidR="00FB4191" w:rsidRDefault="00000000">
            <w:pPr>
              <w:spacing w:before="40" w:after="40" w:line="250" w:lineRule="auto"/>
            </w:pPr>
            <w:r>
              <w:rPr>
                <w:sz w:val="19"/>
                <w:szCs w:val="19"/>
              </w:rPr>
              <w:t>4</w:t>
            </w:r>
          </w:p>
        </w:tc>
        <w:tc>
          <w:tcPr>
            <w:tcW w:w="2900" w:type="dxa"/>
            <w:shd w:val="clear" w:color="auto" w:fill="EEF3F9"/>
            <w:tcMar>
              <w:top w:w="60" w:type="dxa"/>
              <w:left w:w="110" w:type="dxa"/>
              <w:bottom w:w="60" w:type="dxa"/>
              <w:right w:w="110" w:type="dxa"/>
            </w:tcMar>
          </w:tcPr>
          <w:p w14:paraId="07898E8A" w14:textId="77777777" w:rsidR="00FB4191" w:rsidRDefault="00000000">
            <w:pPr>
              <w:spacing w:before="40" w:after="40" w:line="250" w:lineRule="auto"/>
            </w:pPr>
            <w:r>
              <w:rPr>
                <w:sz w:val="19"/>
                <w:szCs w:val="19"/>
              </w:rPr>
              <w:t>Driver orchestration</w:t>
            </w:r>
          </w:p>
        </w:tc>
        <w:tc>
          <w:tcPr>
            <w:tcW w:w="5360" w:type="dxa"/>
            <w:shd w:val="clear" w:color="auto" w:fill="EEF3F9"/>
            <w:tcMar>
              <w:top w:w="60" w:type="dxa"/>
              <w:left w:w="110" w:type="dxa"/>
              <w:bottom w:w="60" w:type="dxa"/>
              <w:right w:w="110" w:type="dxa"/>
            </w:tcMar>
          </w:tcPr>
          <w:p w14:paraId="432DF656" w14:textId="77777777" w:rsidR="00FB4191" w:rsidRDefault="00000000">
            <w:pPr>
              <w:spacing w:before="40" w:after="40" w:line="250" w:lineRule="auto"/>
            </w:pPr>
            <w:r>
              <w:rPr>
                <w:sz w:val="19"/>
                <w:szCs w:val="19"/>
              </w:rPr>
              <w:t>The join proven under concurrency: a driver with several documents finishing simultaneously produces exactly one evaluation and one set of decisions. Test this deliberately with a load harness, not incidentally</w:t>
            </w:r>
          </w:p>
        </w:tc>
      </w:tr>
      <w:tr w:rsidR="00FB4191" w14:paraId="6A012EE3" w14:textId="77777777">
        <w:tblPrEx>
          <w:tblCellMar>
            <w:top w:w="0" w:type="dxa"/>
            <w:bottom w:w="0" w:type="dxa"/>
          </w:tblCellMar>
        </w:tblPrEx>
        <w:trPr>
          <w:gridAfter w:val="1"/>
          <w:wAfter w:w="19" w:type="dxa"/>
          <w:cantSplit/>
        </w:trPr>
        <w:tc>
          <w:tcPr>
            <w:tcW w:w="1100" w:type="dxa"/>
            <w:gridSpan w:val="2"/>
            <w:tcMar>
              <w:top w:w="60" w:type="dxa"/>
              <w:left w:w="110" w:type="dxa"/>
              <w:bottom w:w="60" w:type="dxa"/>
              <w:right w:w="110" w:type="dxa"/>
            </w:tcMar>
          </w:tcPr>
          <w:p w14:paraId="7B711A37" w14:textId="77777777" w:rsidR="00FB4191" w:rsidRDefault="00000000">
            <w:pPr>
              <w:spacing w:before="40" w:after="40" w:line="250" w:lineRule="auto"/>
            </w:pPr>
            <w:r>
              <w:rPr>
                <w:sz w:val="19"/>
                <w:szCs w:val="19"/>
              </w:rPr>
              <w:t>5</w:t>
            </w:r>
          </w:p>
        </w:tc>
        <w:tc>
          <w:tcPr>
            <w:tcW w:w="2900" w:type="dxa"/>
            <w:tcMar>
              <w:top w:w="60" w:type="dxa"/>
              <w:left w:w="110" w:type="dxa"/>
              <w:bottom w:w="60" w:type="dxa"/>
              <w:right w:w="110" w:type="dxa"/>
            </w:tcMar>
          </w:tcPr>
          <w:p w14:paraId="3D079E33" w14:textId="77777777" w:rsidR="00FB4191" w:rsidRDefault="00000000">
            <w:pPr>
              <w:spacing w:before="40" w:after="40" w:line="250" w:lineRule="auto"/>
            </w:pPr>
            <w:r>
              <w:rPr>
                <w:sz w:val="19"/>
                <w:szCs w:val="19"/>
              </w:rPr>
              <w:t>Outbox, sweeper, DLQ drain</w:t>
            </w:r>
          </w:p>
        </w:tc>
        <w:tc>
          <w:tcPr>
            <w:tcW w:w="5360" w:type="dxa"/>
            <w:tcMar>
              <w:top w:w="60" w:type="dxa"/>
              <w:left w:w="110" w:type="dxa"/>
              <w:bottom w:w="60" w:type="dxa"/>
              <w:right w:w="110" w:type="dxa"/>
            </w:tcMar>
          </w:tcPr>
          <w:p w14:paraId="684CEBDB" w14:textId="77777777" w:rsidR="00FB4191" w:rsidRDefault="00000000">
            <w:pPr>
              <w:spacing w:before="40" w:after="40" w:line="250" w:lineRule="auto"/>
            </w:pPr>
            <w:r>
              <w:rPr>
                <w:sz w:val="19"/>
                <w:szCs w:val="19"/>
              </w:rPr>
              <w:t>Mercury outage simulated and recovered with no lost outcome; poison document dead-lettered, drained and delivered as fallback IN</w:t>
            </w:r>
          </w:p>
        </w:tc>
      </w:tr>
      <w:tr w:rsidR="00FB4191" w14:paraId="42168AAC" w14:textId="77777777">
        <w:tblPrEx>
          <w:tblCellMar>
            <w:top w:w="0" w:type="dxa"/>
            <w:bottom w:w="0" w:type="dxa"/>
          </w:tblCellMar>
        </w:tblPrEx>
        <w:trPr>
          <w:gridAfter w:val="1"/>
          <w:wAfter w:w="19" w:type="dxa"/>
          <w:cantSplit/>
        </w:trPr>
        <w:tc>
          <w:tcPr>
            <w:tcW w:w="1100" w:type="dxa"/>
            <w:gridSpan w:val="2"/>
            <w:shd w:val="clear" w:color="auto" w:fill="EEF3F9"/>
            <w:tcMar>
              <w:top w:w="60" w:type="dxa"/>
              <w:left w:w="110" w:type="dxa"/>
              <w:bottom w:w="60" w:type="dxa"/>
              <w:right w:w="110" w:type="dxa"/>
            </w:tcMar>
          </w:tcPr>
          <w:p w14:paraId="4A709DBF" w14:textId="77777777" w:rsidR="00FB4191" w:rsidRDefault="00000000">
            <w:pPr>
              <w:spacing w:before="40" w:after="40" w:line="250" w:lineRule="auto"/>
            </w:pPr>
            <w:r>
              <w:rPr>
                <w:sz w:val="19"/>
                <w:szCs w:val="19"/>
              </w:rPr>
              <w:t>6</w:t>
            </w:r>
          </w:p>
        </w:tc>
        <w:tc>
          <w:tcPr>
            <w:tcW w:w="2900" w:type="dxa"/>
            <w:shd w:val="clear" w:color="auto" w:fill="EEF3F9"/>
            <w:tcMar>
              <w:top w:w="60" w:type="dxa"/>
              <w:left w:w="110" w:type="dxa"/>
              <w:bottom w:w="60" w:type="dxa"/>
              <w:right w:w="110" w:type="dxa"/>
            </w:tcMar>
          </w:tcPr>
          <w:p w14:paraId="5D6075B6" w14:textId="77777777" w:rsidR="00FB4191" w:rsidRDefault="00000000">
            <w:pPr>
              <w:spacing w:before="40" w:after="40" w:line="250" w:lineRule="auto"/>
            </w:pPr>
            <w:r>
              <w:rPr>
                <w:sz w:val="19"/>
                <w:szCs w:val="19"/>
              </w:rPr>
              <w:t>Backlog drain and tuning</w:t>
            </w:r>
          </w:p>
        </w:tc>
        <w:tc>
          <w:tcPr>
            <w:tcW w:w="5360" w:type="dxa"/>
            <w:shd w:val="clear" w:color="auto" w:fill="EEF3F9"/>
            <w:tcMar>
              <w:top w:w="60" w:type="dxa"/>
              <w:left w:w="110" w:type="dxa"/>
              <w:bottom w:w="60" w:type="dxa"/>
              <w:right w:w="110" w:type="dxa"/>
            </w:tcMar>
          </w:tcPr>
          <w:p w14:paraId="5890B257" w14:textId="77777777" w:rsidR="00FB4191" w:rsidRDefault="00000000">
            <w:pPr>
              <w:spacing w:before="40" w:after="40" w:line="250" w:lineRule="auto"/>
            </w:pPr>
            <w:r>
              <w:rPr>
                <w:sz w:val="19"/>
                <w:szCs w:val="19"/>
              </w:rPr>
              <w:t>Quota-bounded backfill running at the agreed rate alongside real-time submissions</w:t>
            </w:r>
          </w:p>
        </w:tc>
      </w:tr>
      <w:tr w:rsidR="00FB4191" w14:paraId="49A7861D" w14:textId="77777777">
        <w:tblPrEx>
          <w:tblBorders>
            <w:top w:val="single" w:sz="3" w:space="0" w:color="C8A200"/>
            <w:left w:val="single" w:sz="18" w:space="0" w:color="C8A200"/>
            <w:bottom w:val="single" w:sz="3" w:space="0" w:color="C8A200"/>
            <w:right w:val="single" w:sz="3" w:space="0" w:color="C8A200"/>
            <w:insideH w:val="none" w:sz="0" w:space="0" w:color="auto"/>
            <w:insideV w:val="none" w:sz="0" w:space="0" w:color="auto"/>
          </w:tblBorders>
          <w:tblCellMar>
            <w:top w:w="0" w:type="dxa"/>
            <w:bottom w:w="0" w:type="dxa"/>
          </w:tblCellMar>
        </w:tblPrEx>
        <w:trPr>
          <w:gridBefore w:val="1"/>
          <w:wBefore w:w="19" w:type="dxa"/>
        </w:trPr>
        <w:tc>
          <w:tcPr>
            <w:tcW w:w="9360" w:type="dxa"/>
            <w:gridSpan w:val="4"/>
            <w:shd w:val="clear" w:color="auto" w:fill="FFF8E1"/>
            <w:tcMar>
              <w:top w:w="120" w:type="dxa"/>
              <w:left w:w="180" w:type="dxa"/>
              <w:bottom w:w="120" w:type="dxa"/>
              <w:right w:w="160" w:type="dxa"/>
            </w:tcMar>
          </w:tcPr>
          <w:p w14:paraId="75D2C4DE" w14:textId="77777777" w:rsidR="00FB4191" w:rsidRDefault="00000000">
            <w:pPr>
              <w:spacing w:after="60"/>
            </w:pPr>
            <w:r>
              <w:rPr>
                <w:b/>
                <w:bCs/>
                <w:sz w:val="20"/>
                <w:szCs w:val="20"/>
              </w:rPr>
              <w:t>The test that matters most</w:t>
            </w:r>
          </w:p>
          <w:p w14:paraId="31D7776E" w14:textId="77777777" w:rsidR="00FB4191" w:rsidRDefault="00000000">
            <w:pPr>
              <w:spacing w:after="50" w:line="264" w:lineRule="auto"/>
            </w:pPr>
            <w:r>
              <w:rPr>
                <w:sz w:val="20"/>
                <w:szCs w:val="20"/>
              </w:rPr>
              <w:t>Phase 4's exit criterion is the one to be strict about. The concurrency race in the driver join is not visible in single-document testing, it will not appear in a demo, and it fails silently in production by producing nothing at all.</w:t>
            </w:r>
          </w:p>
          <w:p w14:paraId="320D7753" w14:textId="77777777" w:rsidR="00FB4191" w:rsidRDefault="00000000">
            <w:pPr>
              <w:spacing w:after="50" w:line="264" w:lineRule="auto"/>
            </w:pPr>
            <w:r>
              <w:rPr>
                <w:sz w:val="20"/>
                <w:szCs w:val="20"/>
              </w:rPr>
              <w:t>Write a deliberate test that releases several documents for the same driver into the pipeline at the same instant and asserts exactly one driver_evaluation reaches DECIDED and exactly one outbox row exists per document.</w:t>
            </w:r>
          </w:p>
        </w:tc>
      </w:tr>
    </w:tbl>
    <w:p w14:paraId="3AD0F402" w14:textId="77777777" w:rsidR="00413267" w:rsidRDefault="00413267"/>
    <w:sectPr w:rsidR="0041326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BA58D" w14:textId="77777777" w:rsidR="00413267" w:rsidRDefault="00413267">
      <w:r>
        <w:separator/>
      </w:r>
    </w:p>
  </w:endnote>
  <w:endnote w:type="continuationSeparator" w:id="0">
    <w:p w14:paraId="7DB82447" w14:textId="77777777" w:rsidR="00413267" w:rsidRDefault="00413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B6A9" w14:textId="77777777" w:rsidR="00FB4191" w:rsidRDefault="00000000">
    <w:pPr>
      <w:jc w:val="center"/>
    </w:pPr>
    <w:r>
      <w:rPr>
        <w:color w:val="7A8794"/>
        <w:sz w:val="16"/>
        <w:szCs w:val="16"/>
      </w:rPr>
      <w:t xml:space="preserve">Page </w:t>
    </w:r>
    <w:r>
      <w:rPr>
        <w:color w:val="7A8794"/>
        <w:sz w:val="16"/>
        <w:szCs w:val="16"/>
      </w:rPr>
      <w:fldChar w:fldCharType="begin"/>
    </w:r>
    <w:r>
      <w:rPr>
        <w:color w:val="7A8794"/>
        <w:sz w:val="16"/>
        <w:szCs w:val="16"/>
      </w:rPr>
      <w:instrText>PAGE</w:instrText>
    </w:r>
    <w:r>
      <w:rPr>
        <w:color w:val="7A8794"/>
        <w:sz w:val="16"/>
        <w:szCs w:val="16"/>
      </w:rPr>
      <w:fldChar w:fldCharType="separate"/>
    </w:r>
    <w:r w:rsidR="0014304E">
      <w:rPr>
        <w:noProof/>
        <w:color w:val="7A8794"/>
        <w:sz w:val="16"/>
        <w:szCs w:val="16"/>
      </w:rPr>
      <w:t>1</w:t>
    </w:r>
    <w:r>
      <w:rPr>
        <w:color w:val="7A8794"/>
        <w:sz w:val="16"/>
        <w:szCs w:val="16"/>
      </w:rPr>
      <w:fldChar w:fldCharType="end"/>
    </w:r>
    <w:r>
      <w:rPr>
        <w:color w:val="7A8794"/>
        <w:sz w:val="16"/>
        <w:szCs w:val="16"/>
      </w:rPr>
      <w:t xml:space="preserve"> of </w:t>
    </w:r>
    <w:r>
      <w:rPr>
        <w:color w:val="7A8794"/>
        <w:sz w:val="16"/>
        <w:szCs w:val="16"/>
      </w:rPr>
      <w:fldChar w:fldCharType="begin"/>
    </w:r>
    <w:r>
      <w:rPr>
        <w:color w:val="7A8794"/>
        <w:sz w:val="16"/>
        <w:szCs w:val="16"/>
      </w:rPr>
      <w:instrText>NUMPAGES</w:instrText>
    </w:r>
    <w:r>
      <w:rPr>
        <w:color w:val="7A8794"/>
        <w:sz w:val="16"/>
        <w:szCs w:val="16"/>
      </w:rPr>
      <w:fldChar w:fldCharType="separate"/>
    </w:r>
    <w:r w:rsidR="0014304E">
      <w:rPr>
        <w:noProof/>
        <w:color w:val="7A8794"/>
        <w:sz w:val="16"/>
        <w:szCs w:val="16"/>
      </w:rPr>
      <w:t>2</w:t>
    </w:r>
    <w:r>
      <w:rPr>
        <w:color w:val="7A87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090F" w14:textId="77777777" w:rsidR="00413267" w:rsidRDefault="00413267">
      <w:r>
        <w:separator/>
      </w:r>
    </w:p>
  </w:footnote>
  <w:footnote w:type="continuationSeparator" w:id="0">
    <w:p w14:paraId="6D698D00" w14:textId="77777777" w:rsidR="00413267" w:rsidRDefault="00413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36F7" w14:textId="77777777" w:rsidR="00FB4191" w:rsidRDefault="00000000">
    <w:pPr>
      <w:pBdr>
        <w:bottom w:val="single" w:sz="4" w:space="0" w:color="C8D3E0"/>
      </w:pBdr>
      <w:jc w:val="right"/>
    </w:pPr>
    <w:r>
      <w:rPr>
        <w:color w:val="7A8794"/>
        <w:sz w:val="16"/>
        <w:szCs w:val="16"/>
      </w:rPr>
      <w:t>DMER Intake Automation — Revised Solution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45471"/>
    <w:multiLevelType w:val="hybridMultilevel"/>
    <w:tmpl w:val="D3A4EA96"/>
    <w:lvl w:ilvl="0" w:tplc="1FFA00E6">
      <w:start w:val="1"/>
      <w:numFmt w:val="bullet"/>
      <w:lvlText w:val="●"/>
      <w:lvlJc w:val="left"/>
      <w:pPr>
        <w:ind w:left="720" w:hanging="360"/>
      </w:pPr>
    </w:lvl>
    <w:lvl w:ilvl="1" w:tplc="E30C0562">
      <w:start w:val="1"/>
      <w:numFmt w:val="bullet"/>
      <w:lvlText w:val="○"/>
      <w:lvlJc w:val="left"/>
      <w:pPr>
        <w:ind w:left="1440" w:hanging="360"/>
      </w:pPr>
    </w:lvl>
    <w:lvl w:ilvl="2" w:tplc="E7A8D2E8">
      <w:start w:val="1"/>
      <w:numFmt w:val="bullet"/>
      <w:lvlText w:val="■"/>
      <w:lvlJc w:val="left"/>
      <w:pPr>
        <w:ind w:left="2160" w:hanging="360"/>
      </w:pPr>
    </w:lvl>
    <w:lvl w:ilvl="3" w:tplc="BA782DA6">
      <w:start w:val="1"/>
      <w:numFmt w:val="bullet"/>
      <w:lvlText w:val="●"/>
      <w:lvlJc w:val="left"/>
      <w:pPr>
        <w:ind w:left="2880" w:hanging="360"/>
      </w:pPr>
    </w:lvl>
    <w:lvl w:ilvl="4" w:tplc="C0BA58DA">
      <w:start w:val="1"/>
      <w:numFmt w:val="bullet"/>
      <w:lvlText w:val="○"/>
      <w:lvlJc w:val="left"/>
      <w:pPr>
        <w:ind w:left="3600" w:hanging="360"/>
      </w:pPr>
    </w:lvl>
    <w:lvl w:ilvl="5" w:tplc="14E041F6">
      <w:start w:val="1"/>
      <w:numFmt w:val="bullet"/>
      <w:lvlText w:val="■"/>
      <w:lvlJc w:val="left"/>
      <w:pPr>
        <w:ind w:left="4320" w:hanging="360"/>
      </w:pPr>
    </w:lvl>
    <w:lvl w:ilvl="6" w:tplc="E5EC46CA">
      <w:start w:val="1"/>
      <w:numFmt w:val="bullet"/>
      <w:lvlText w:val="●"/>
      <w:lvlJc w:val="left"/>
      <w:pPr>
        <w:ind w:left="5040" w:hanging="360"/>
      </w:pPr>
    </w:lvl>
    <w:lvl w:ilvl="7" w:tplc="30CA32B2">
      <w:start w:val="1"/>
      <w:numFmt w:val="bullet"/>
      <w:lvlText w:val="●"/>
      <w:lvlJc w:val="left"/>
      <w:pPr>
        <w:ind w:left="5760" w:hanging="360"/>
      </w:pPr>
    </w:lvl>
    <w:lvl w:ilvl="8" w:tplc="4E1A8A26">
      <w:start w:val="1"/>
      <w:numFmt w:val="bullet"/>
      <w:lvlText w:val="●"/>
      <w:lvlJc w:val="left"/>
      <w:pPr>
        <w:ind w:left="6480" w:hanging="360"/>
      </w:pPr>
    </w:lvl>
  </w:abstractNum>
  <w:num w:numId="1" w16cid:durableId="4269677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91"/>
    <w:rsid w:val="000C0BDB"/>
    <w:rsid w:val="0014304E"/>
    <w:rsid w:val="00413267"/>
    <w:rsid w:val="004528A8"/>
    <w:rsid w:val="00DB73BF"/>
    <w:rsid w:val="00FB41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F0D6"/>
  <w15:docId w15:val="{7BD00F9B-71D9-4A6C-8BFE-251448475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4E79"/>
      <w:sz w:val="32"/>
      <w:szCs w:val="32"/>
    </w:rPr>
  </w:style>
  <w:style w:type="paragraph" w:styleId="Heading2">
    <w:name w:val="heading 2"/>
    <w:uiPriority w:val="9"/>
    <w:unhideWhenUsed/>
    <w:qFormat/>
    <w:pPr>
      <w:spacing w:before="280" w:after="120"/>
      <w:outlineLvl w:val="1"/>
    </w:pPr>
    <w:rPr>
      <w:b/>
      <w:bCs/>
      <w:color w:val="2E74B5"/>
      <w:sz w:val="26"/>
      <w:szCs w:val="26"/>
    </w:rPr>
  </w:style>
  <w:style w:type="paragraph" w:styleId="Heading3">
    <w:name w:val="heading 3"/>
    <w:uiPriority w:val="9"/>
    <w:unhideWhenUsed/>
    <w:qFormat/>
    <w:pPr>
      <w:spacing w:before="22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04E"/>
    <w:pPr>
      <w:spacing w:after="100"/>
    </w:pPr>
  </w:style>
  <w:style w:type="paragraph" w:styleId="TOC2">
    <w:name w:val="toc 2"/>
    <w:basedOn w:val="Normal"/>
    <w:next w:val="Normal"/>
    <w:autoRedefine/>
    <w:uiPriority w:val="39"/>
    <w:unhideWhenUsed/>
    <w:rsid w:val="0014304E"/>
    <w:pPr>
      <w:spacing w:after="100"/>
      <w:ind w:left="210"/>
    </w:pPr>
  </w:style>
  <w:style w:type="paragraph" w:styleId="TOC3">
    <w:name w:val="toc 3"/>
    <w:basedOn w:val="Normal"/>
    <w:next w:val="Normal"/>
    <w:autoRedefine/>
    <w:uiPriority w:val="39"/>
    <w:unhideWhenUsed/>
    <w:rsid w:val="0014304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36</Pages>
  <Words>10331</Words>
  <Characters>58890</Characters>
  <Application>Microsoft Office Word</Application>
  <DocSecurity>0</DocSecurity>
  <Lines>490</Lines>
  <Paragraphs>138</Paragraphs>
  <ScaleCrop>false</ScaleCrop>
  <Company/>
  <LinksUpToDate>false</LinksUpToDate>
  <CharactersWithSpaces>69083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DMER Intake Automation — Revised Solution Architecture</dc:title>
  <dc:creator>DMER Intake Automation</dc:creator>
  <dc:description>Revised target architecture and build specification</dc:description>
  <cp:lastModifiedBy>Divya Viswanath</cp:lastModifiedBy>
  <cp:revision>2</cp:revision>
  <dcterms:created xsi:type="dcterms:W3CDTF">2026-09-19T20:32:00Z</dcterms:created>
  <dcterms:modified xsi:type="dcterms:W3CDTF">2026-09-19T21:41:00Z</dcterms:modified>
</cp:coreProperties>
</file>